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A81A" w14:textId="77777777" w:rsidR="001A6616" w:rsidRDefault="002E4483">
      <w:pPr>
        <w:spacing w:before="2200" w:after="120"/>
      </w:pPr>
      <w:r>
        <w:rPr>
          <w:rFonts w:ascii="Cambria" w:eastAsia="Cambria" w:hAnsi="Cambria" w:cs="Cambria"/>
          <w:b/>
          <w:bCs/>
          <w:sz w:val="44"/>
          <w:szCs w:val="44"/>
        </w:rPr>
        <w:t>Students Campus Laundry Booking and Management System</w:t>
      </w:r>
    </w:p>
    <w:p w14:paraId="3098A81B" w14:textId="77777777" w:rsidR="001A6616" w:rsidRDefault="002E4483">
      <w:pPr>
        <w:spacing w:after="400"/>
      </w:pPr>
      <w:r>
        <w:rPr>
          <w:b/>
          <w:bCs/>
          <w:sz w:val="36"/>
          <w:szCs w:val="36"/>
        </w:rPr>
        <w:t>Requirements Specification</w:t>
      </w:r>
    </w:p>
    <w:p w14:paraId="3098A81C" w14:textId="77777777" w:rsidR="001A6616" w:rsidRDefault="002E4483">
      <w:pPr>
        <w:spacing w:after="120" w:line="276" w:lineRule="auto"/>
      </w:pPr>
      <w:r>
        <w:t>Functional and non-functional requirements, business rules and data requirements, with the crow's-foot entity relationship diagram (ERD) and data dictionary.</w:t>
      </w:r>
    </w:p>
    <w:p w14:paraId="3098A81D" w14:textId="77777777" w:rsidR="001A6616" w:rsidRDefault="002E4483">
      <w:pPr>
        <w:spacing w:after="120" w:line="276" w:lineRule="auto"/>
      </w:pPr>
      <w:r>
        <w:rPr>
          <w:color w:val="595959"/>
        </w:rPr>
        <w:t>Version 1.0.0 · 4 October 2026</w:t>
      </w:r>
    </w:p>
    <w:p w14:paraId="3098A81E" w14:textId="77777777" w:rsidR="001A6616" w:rsidRDefault="002E4483">
      <w:pPr>
        <w:spacing w:after="120" w:line="276" w:lineRule="auto"/>
      </w:pPr>
      <w:r>
        <w:rPr>
          <w:color w:val="595959"/>
        </w:rPr>
        <w:t>Asemahle Sokaba (223172243) · Avuziwe Mcata (222106697)</w:t>
      </w:r>
    </w:p>
    <w:p w14:paraId="3098A81F" w14:textId="77777777" w:rsidR="001A6616" w:rsidRDefault="002E4483">
      <w:r>
        <w:br w:type="page"/>
      </w:r>
    </w:p>
    <w:p w14:paraId="3098A820" w14:textId="77777777" w:rsidR="001A6616" w:rsidRDefault="002E4483">
      <w:pPr>
        <w:spacing w:after="200"/>
      </w:pPr>
      <w:r>
        <w:rPr>
          <w:rFonts w:ascii="Cambria" w:eastAsia="Cambria" w:hAnsi="Cambria" w:cs="Cambria"/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399862791"/>
      </w:sdtPr>
      <w:sdtEndPr/>
      <w:sdtContent>
        <w:p w14:paraId="545E51B3" w14:textId="7FEA25DD" w:rsidR="000C6033" w:rsidRDefault="002E4483">
          <w:pPr>
            <w:pStyle w:val="TOC1"/>
            <w:tabs>
              <w:tab w:val="right" w:leader="dot" w:pos="9016"/>
            </w:tabs>
            <w:rPr>
              <w:del w:id="0" w:author="Microsoft Word" w:date="2026-10-04T23:07:00Z" w16du:dateUtc="2026-10-04T21:07:00Z"/>
              <w:noProof/>
            </w:rPr>
          </w:pPr>
          <w:del w:id="1" w:author="Microsoft Word" w:date="2026-10-04T23:07:00Z" w16du:dateUtc="2026-10-04T21:07:00Z">
            <w:r>
              <w:fldChar w:fldCharType="begin"/>
            </w:r>
            <w:r>
              <w:delInstrText>TOC \h \o "1-2"</w:delInstrText>
            </w:r>
            <w:r>
              <w:fldChar w:fldCharType="separate"/>
            </w:r>
            <w:r w:rsidR="000C6033" w:rsidRPr="0082735C">
              <w:rPr>
                <w:rStyle w:val="Hyperlink"/>
                <w:noProof/>
              </w:rPr>
              <w:fldChar w:fldCharType="begin"/>
            </w:r>
            <w:r w:rsidR="000C6033" w:rsidRPr="0082735C">
              <w:rPr>
                <w:rStyle w:val="Hyperlink"/>
                <w:noProof/>
              </w:rPr>
              <w:delInstrText xml:space="preserve"> </w:delInstrText>
            </w:r>
            <w:r w:rsidR="000C6033">
              <w:rPr>
                <w:noProof/>
              </w:rPr>
              <w:delInstrText>HYPERLINK \l "_Toc242047677"</w:delInstrText>
            </w:r>
            <w:r w:rsidR="000C6033" w:rsidRPr="0082735C">
              <w:rPr>
                <w:rStyle w:val="Hyperlink"/>
                <w:noProof/>
              </w:rPr>
              <w:delInstrText xml:space="preserve"> </w:delInstrText>
            </w:r>
            <w:r w:rsidR="000C6033" w:rsidRPr="0082735C">
              <w:rPr>
                <w:rStyle w:val="Hyperlink"/>
                <w:noProof/>
              </w:rPr>
            </w:r>
            <w:r w:rsidR="000C6033" w:rsidRPr="0082735C">
              <w:rPr>
                <w:rStyle w:val="Hyperlink"/>
                <w:noProof/>
              </w:rPr>
              <w:fldChar w:fldCharType="separate"/>
            </w:r>
            <w:r w:rsidR="000C6033" w:rsidRPr="0082735C">
              <w:rPr>
                <w:rStyle w:val="Hyperlink"/>
                <w:noProof/>
              </w:rPr>
              <w:delText>1. Introduction</w:delText>
            </w:r>
            <w:r w:rsidR="000C6033">
              <w:rPr>
                <w:noProof/>
              </w:rPr>
              <w:tab/>
            </w:r>
            <w:r w:rsidR="000C6033">
              <w:rPr>
                <w:noProof/>
              </w:rPr>
              <w:fldChar w:fldCharType="begin"/>
            </w:r>
            <w:r w:rsidR="000C6033">
              <w:rPr>
                <w:noProof/>
              </w:rPr>
              <w:delInstrText xml:space="preserve"> PAGEREF _Toc242047677 \h </w:delInstrText>
            </w:r>
            <w:r w:rsidR="000C6033">
              <w:rPr>
                <w:noProof/>
              </w:rPr>
            </w:r>
            <w:r w:rsidR="000C6033">
              <w:rPr>
                <w:noProof/>
              </w:rPr>
              <w:fldChar w:fldCharType="separate"/>
            </w:r>
            <w:r w:rsidR="000C6033">
              <w:rPr>
                <w:noProof/>
              </w:rPr>
              <w:delText>1</w:delText>
            </w:r>
            <w:r w:rsidR="000C6033">
              <w:rPr>
                <w:noProof/>
              </w:rPr>
              <w:fldChar w:fldCharType="end"/>
            </w:r>
            <w:r w:rsidR="000C6033" w:rsidRPr="0082735C">
              <w:rPr>
                <w:rStyle w:val="Hyperlink"/>
                <w:noProof/>
              </w:rPr>
              <w:fldChar w:fldCharType="end"/>
            </w:r>
          </w:del>
        </w:p>
        <w:p w14:paraId="417135AA" w14:textId="38127BE3" w:rsidR="000C6033" w:rsidRDefault="000C6033">
          <w:pPr>
            <w:pStyle w:val="TOC2"/>
            <w:tabs>
              <w:tab w:val="right" w:leader="dot" w:pos="9016"/>
            </w:tabs>
            <w:rPr>
              <w:del w:id="2" w:author="Microsoft Word" w:date="2026-10-04T23:07:00Z" w16du:dateUtc="2026-10-04T21:07:00Z"/>
              <w:noProof/>
            </w:rPr>
          </w:pPr>
          <w:del w:id="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"_Toc242047678"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1.1 Purpose of this document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_Toc242047678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F249B57" w14:textId="60E05572" w:rsidR="000C6033" w:rsidRDefault="000C6033">
          <w:pPr>
            <w:pStyle w:val="TOC2"/>
            <w:tabs>
              <w:tab w:val="right" w:leader="dot" w:pos="9016"/>
            </w:tabs>
            <w:rPr>
              <w:del w:id="4" w:author="Microsoft Word" w:date="2026-10-04T23:07:00Z" w16du:dateUtc="2026-10-04T21:07:00Z"/>
              <w:noProof/>
            </w:rPr>
          </w:pPr>
          <w:del w:id="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"_Toc242047679"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1.2 Background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_Toc242047679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A68379E" w14:textId="027366D9" w:rsidR="000C6033" w:rsidRDefault="000C6033">
          <w:pPr>
            <w:pStyle w:val="TOC2"/>
            <w:tabs>
              <w:tab w:val="right" w:leader="dot" w:pos="9016"/>
            </w:tabs>
            <w:rPr>
              <w:del w:id="6" w:author="Microsoft Word" w:date="2026-10-04T23:07:00Z" w16du:dateUtc="2026-10-04T21:07:00Z"/>
              <w:noProof/>
            </w:rPr>
          </w:pPr>
          <w:del w:id="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"_Toc242047680"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1.3 Problem statement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_Toc242047680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7B2A6829" w14:textId="67F04B31" w:rsidR="000C6033" w:rsidRDefault="000C6033">
          <w:pPr>
            <w:pStyle w:val="TOC2"/>
            <w:tabs>
              <w:tab w:val="right" w:leader="dot" w:pos="9016"/>
            </w:tabs>
            <w:rPr>
              <w:del w:id="8" w:author="Microsoft Word" w:date="2026-10-04T23:07:00Z" w16du:dateUtc="2026-10-04T21:07:00Z"/>
              <w:noProof/>
            </w:rPr>
          </w:pPr>
          <w:del w:id="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"_Toc242047681"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1.4 Purpose and objectives of the system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_Toc242047681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4EADCD7" w14:textId="6DDE5ACB" w:rsidR="000C6033" w:rsidRDefault="000C6033">
          <w:pPr>
            <w:pStyle w:val="TOC2"/>
            <w:tabs>
              <w:tab w:val="right" w:leader="dot" w:pos="9016"/>
            </w:tabs>
            <w:rPr>
              <w:del w:id="10" w:author="Microsoft Word" w:date="2026-10-04T23:07:00Z" w16du:dateUtc="2026-10-04T21:07:00Z"/>
              <w:noProof/>
            </w:rPr>
          </w:pPr>
          <w:del w:id="1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"_Toc242047682"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1.5 Scope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_Toc242047682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126E5F7" w14:textId="7A9E2A86" w:rsidR="000C6033" w:rsidRDefault="000C6033">
          <w:pPr>
            <w:pStyle w:val="TOC2"/>
            <w:tabs>
              <w:tab w:val="right" w:leader="dot" w:pos="9016"/>
            </w:tabs>
            <w:rPr>
              <w:del w:id="12" w:author="Microsoft Word" w:date="2026-10-04T23:07:00Z" w16du:dateUtc="2026-10-04T21:07:00Z"/>
              <w:noProof/>
            </w:rPr>
          </w:pPr>
          <w:del w:id="1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"_Toc242047683"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1.6 Definitions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_Toc242047683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C5127F9" w14:textId="4236386F" w:rsidR="000C6033" w:rsidRDefault="000C6033">
          <w:pPr>
            <w:pStyle w:val="TOC1"/>
            <w:tabs>
              <w:tab w:val="right" w:leader="dot" w:pos="9016"/>
            </w:tabs>
            <w:rPr>
              <w:del w:id="14" w:author="Microsoft Word" w:date="2026-10-04T23:07:00Z" w16du:dateUtc="2026-10-04T21:07:00Z"/>
              <w:noProof/>
            </w:rPr>
          </w:pPr>
          <w:del w:id="1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"_Toc242047684"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2. Stakeholders and users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_Toc242047684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40773CDF" w14:textId="229F2F79" w:rsidR="000C6033" w:rsidRDefault="000C6033">
          <w:pPr>
            <w:pStyle w:val="TOC2"/>
            <w:tabs>
              <w:tab w:val="right" w:leader="dot" w:pos="9016"/>
            </w:tabs>
            <w:rPr>
              <w:del w:id="16" w:author="Microsoft Word" w:date="2026-10-04T23:07:00Z" w16du:dateUtc="2026-10-04T21:07:00Z"/>
              <w:noProof/>
            </w:rPr>
          </w:pPr>
          <w:del w:id="1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"_Toc242047685"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2.1 Project team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_Toc242047685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39670071" w14:textId="51697BCB" w:rsidR="000C6033" w:rsidRDefault="000C6033">
          <w:pPr>
            <w:pStyle w:val="TOC1"/>
            <w:tabs>
              <w:tab w:val="right" w:leader="dot" w:pos="9016"/>
            </w:tabs>
            <w:rPr>
              <w:del w:id="18" w:author="Microsoft Word" w:date="2026-10-04T23:07:00Z" w16du:dateUtc="2026-10-04T21:07:00Z"/>
              <w:noProof/>
            </w:rPr>
          </w:pPr>
          <w:del w:id="1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"_Toc242047686"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 Functional requirements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_Toc242047686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3F88C931" w14:textId="781B8041" w:rsidR="000C6033" w:rsidRDefault="000C6033">
          <w:pPr>
            <w:pStyle w:val="TOC2"/>
            <w:tabs>
              <w:tab w:val="right" w:leader="dot" w:pos="9016"/>
            </w:tabs>
            <w:rPr>
              <w:del w:id="20" w:author="Microsoft Word" w:date="2026-10-04T23:07:00Z" w16du:dateUtc="2026-10-04T21:07:00Z"/>
              <w:noProof/>
            </w:rPr>
          </w:pPr>
          <w:del w:id="2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"_Toc242047687"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3.1 User management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_Toc242047687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7D9B23FB" w14:textId="6C49BB78" w:rsidR="000C6033" w:rsidRDefault="000C6033">
          <w:pPr>
            <w:pStyle w:val="TOC2"/>
            <w:tabs>
              <w:tab w:val="right" w:leader="dot" w:pos="9016"/>
            </w:tabs>
            <w:rPr>
              <w:del w:id="22" w:author="Microsoft Word" w:date="2026-10-04T23:07:00Z" w16du:dateUtc="2026-10-04T21:07:00Z"/>
              <w:noProof/>
            </w:rPr>
          </w:pPr>
          <w:del w:id="2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"_Toc242047688"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3.2 Machine booking and scheduling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_Toc242047688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43C04374" w14:textId="04D8B185" w:rsidR="000C6033" w:rsidRDefault="000C6033">
          <w:pPr>
            <w:pStyle w:val="TOC2"/>
            <w:tabs>
              <w:tab w:val="right" w:leader="dot" w:pos="9016"/>
            </w:tabs>
            <w:rPr>
              <w:del w:id="24" w:author="Microsoft Word" w:date="2026-10-04T23:07:00Z" w16du:dateUtc="2026-10-04T21:07:00Z"/>
              <w:noProof/>
            </w:rPr>
          </w:pPr>
          <w:del w:id="2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"_Toc242047689"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3.3 Notifications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_Toc242047689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41E888F1" w14:textId="23297109" w:rsidR="000C6033" w:rsidRDefault="000C6033">
          <w:pPr>
            <w:pStyle w:val="TOC2"/>
            <w:tabs>
              <w:tab w:val="right" w:leader="dot" w:pos="9016"/>
            </w:tabs>
            <w:rPr>
              <w:del w:id="26" w:author="Microsoft Word" w:date="2026-10-04T23:07:00Z" w16du:dateUtc="2026-10-04T21:07:00Z"/>
              <w:noProof/>
            </w:rPr>
          </w:pPr>
          <w:del w:id="2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"_Toc242047690"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3.4 Laundry tips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_Toc242047690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10DA4A30" w14:textId="0B63BF23" w:rsidR="000C6033" w:rsidRDefault="000C6033">
          <w:pPr>
            <w:pStyle w:val="TOC2"/>
            <w:tabs>
              <w:tab w:val="right" w:leader="dot" w:pos="9016"/>
            </w:tabs>
            <w:rPr>
              <w:del w:id="28" w:author="Microsoft Word" w:date="2026-10-04T23:07:00Z" w16du:dateUtc="2026-10-04T21:07:00Z"/>
              <w:noProof/>
            </w:rPr>
          </w:pPr>
          <w:del w:id="2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"_Toc242047691"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3.5 Feedback system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_Toc242047691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15CD59A" w14:textId="2EDC415D" w:rsidR="000C6033" w:rsidRDefault="000C6033">
          <w:pPr>
            <w:pStyle w:val="TOC2"/>
            <w:tabs>
              <w:tab w:val="right" w:leader="dot" w:pos="9016"/>
            </w:tabs>
            <w:rPr>
              <w:del w:id="30" w:author="Microsoft Word" w:date="2026-10-04T23:07:00Z" w16du:dateUtc="2026-10-04T21:07:00Z"/>
              <w:noProof/>
            </w:rPr>
          </w:pPr>
          <w:del w:id="3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"_Toc242047692"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3.6 Management and administration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_Toc242047692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017B3756" w14:textId="53A4B9AB" w:rsidR="000C6033" w:rsidRDefault="000C6033">
          <w:pPr>
            <w:pStyle w:val="TOC1"/>
            <w:tabs>
              <w:tab w:val="right" w:leader="dot" w:pos="9016"/>
            </w:tabs>
            <w:rPr>
              <w:del w:id="32" w:author="Microsoft Word" w:date="2026-10-04T23:07:00Z" w16du:dateUtc="2026-10-04T21:07:00Z"/>
              <w:noProof/>
            </w:rPr>
          </w:pPr>
          <w:del w:id="3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"_Toc242047693"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4. Non-functional requirements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_Toc242047693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F068F2B" w14:textId="7D5C8CED" w:rsidR="000C6033" w:rsidRDefault="000C6033">
          <w:pPr>
            <w:pStyle w:val="TOC1"/>
            <w:tabs>
              <w:tab w:val="right" w:leader="dot" w:pos="9016"/>
            </w:tabs>
            <w:rPr>
              <w:del w:id="34" w:author="Microsoft Word" w:date="2026-10-04T23:07:00Z" w16du:dateUtc="2026-10-04T21:07:00Z"/>
              <w:noProof/>
            </w:rPr>
          </w:pPr>
          <w:del w:id="3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"_Toc242047694"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5. Business rules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_Toc242047694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9AF55E9" w14:textId="61B599FB" w:rsidR="000C6033" w:rsidRDefault="000C6033">
          <w:pPr>
            <w:pStyle w:val="TOC2"/>
            <w:tabs>
              <w:tab w:val="right" w:leader="dot" w:pos="9016"/>
            </w:tabs>
            <w:rPr>
              <w:del w:id="36" w:author="Microsoft Word" w:date="2026-10-04T23:07:00Z" w16du:dateUtc="2026-10-04T21:07:00Z"/>
              <w:noProof/>
            </w:rPr>
          </w:pPr>
          <w:del w:id="3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"_Toc242047695"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5.1 Assumptions and constraints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_Toc242047695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067FC99A" w14:textId="6C5A5F8C" w:rsidR="000C6033" w:rsidRDefault="000C6033">
          <w:pPr>
            <w:pStyle w:val="TOC1"/>
            <w:tabs>
              <w:tab w:val="right" w:leader="dot" w:pos="9016"/>
            </w:tabs>
            <w:rPr>
              <w:del w:id="38" w:author="Microsoft Word" w:date="2026-10-04T23:07:00Z" w16du:dateUtc="2026-10-04T21:07:00Z"/>
              <w:noProof/>
            </w:rPr>
          </w:pPr>
          <w:del w:id="3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"_Toc242047696"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 Data requirements and ERD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_Toc242047696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F65D962" w14:textId="28B657B4" w:rsidR="000C6033" w:rsidRDefault="000C6033">
          <w:pPr>
            <w:pStyle w:val="TOC2"/>
            <w:tabs>
              <w:tab w:val="right" w:leader="dot" w:pos="9016"/>
            </w:tabs>
            <w:rPr>
              <w:del w:id="40" w:author="Microsoft Word" w:date="2026-10-04T23:07:00Z" w16du:dateUtc="2026-10-04T21:07:00Z"/>
              <w:noProof/>
            </w:rPr>
          </w:pPr>
          <w:del w:id="4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"_Toc242047697"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6.1 Crow's-foot notation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_Toc242047697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31516689" w14:textId="5DE05AA6" w:rsidR="000C6033" w:rsidRDefault="000C6033">
          <w:pPr>
            <w:pStyle w:val="TOC2"/>
            <w:tabs>
              <w:tab w:val="right" w:leader="dot" w:pos="9016"/>
            </w:tabs>
            <w:rPr>
              <w:del w:id="42" w:author="Microsoft Word" w:date="2026-10-04T23:07:00Z" w16du:dateUtc="2026-10-04T21:07:00Z"/>
              <w:noProof/>
            </w:rPr>
          </w:pPr>
          <w:del w:id="4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"_Toc242047698"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6.2 Conceptual ERD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_Toc242047698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1AD758D5" w14:textId="13FD9F70" w:rsidR="000C6033" w:rsidRDefault="000C6033">
          <w:pPr>
            <w:pStyle w:val="TOC2"/>
            <w:tabs>
              <w:tab w:val="right" w:leader="dot" w:pos="9016"/>
            </w:tabs>
            <w:rPr>
              <w:del w:id="44" w:author="Microsoft Word" w:date="2026-10-04T23:07:00Z" w16du:dateUtc="2026-10-04T21:07:00Z"/>
              <w:noProof/>
            </w:rPr>
          </w:pPr>
          <w:del w:id="4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"_Toc242047699"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6.3 Physical ERD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_Toc242047699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5277ACA8" w14:textId="672911C2" w:rsidR="000C6033" w:rsidRDefault="000C6033">
          <w:pPr>
            <w:pStyle w:val="TOC2"/>
            <w:tabs>
              <w:tab w:val="right" w:leader="dot" w:pos="9016"/>
            </w:tabs>
            <w:rPr>
              <w:del w:id="46" w:author="Microsoft Word" w:date="2026-10-04T23:07:00Z" w16du:dateUtc="2026-10-04T21:07:00Z"/>
              <w:noProof/>
            </w:rPr>
          </w:pPr>
          <w:del w:id="4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"_Toc242047700"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6.4 Relationships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_Toc242047700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54279B98" w14:textId="34C4CBF7" w:rsidR="000C6033" w:rsidRDefault="000C6033">
          <w:pPr>
            <w:pStyle w:val="TOC2"/>
            <w:tabs>
              <w:tab w:val="right" w:leader="dot" w:pos="9016"/>
            </w:tabs>
            <w:rPr>
              <w:del w:id="48" w:author="Microsoft Word" w:date="2026-10-04T23:07:00Z" w16du:dateUtc="2026-10-04T21:07:00Z"/>
              <w:noProof/>
            </w:rPr>
          </w:pPr>
          <w:del w:id="4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"_Toc242047701"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6.5 Unique keys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_Toc242047701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0E890C02" w14:textId="1034016E" w:rsidR="000C6033" w:rsidRDefault="000C6033">
          <w:pPr>
            <w:pStyle w:val="TOC2"/>
            <w:tabs>
              <w:tab w:val="right" w:leader="dot" w:pos="9016"/>
            </w:tabs>
            <w:rPr>
              <w:del w:id="50" w:author="Microsoft Word" w:date="2026-10-04T23:07:00Z" w16du:dateUtc="2026-10-04T21:07:00Z"/>
              <w:noProof/>
            </w:rPr>
          </w:pPr>
          <w:del w:id="5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"_Toc242047702"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6.6 Validation rules (CHECK constraints)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_Toc242047702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3A9E70E2" w14:textId="27ADA611" w:rsidR="000C6033" w:rsidRDefault="000C6033">
          <w:pPr>
            <w:pStyle w:val="TOC1"/>
            <w:tabs>
              <w:tab w:val="right" w:leader="dot" w:pos="9016"/>
            </w:tabs>
            <w:rPr>
              <w:del w:id="52" w:author="Microsoft Word" w:date="2026-10-04T23:07:00Z" w16du:dateUtc="2026-10-04T21:07:00Z"/>
              <w:noProof/>
            </w:rPr>
          </w:pPr>
          <w:del w:id="5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"_Toc242047703"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 Data dictionary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_Toc242047703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B5D64DE" w14:textId="6A89F355" w:rsidR="000C6033" w:rsidRDefault="000C6033">
          <w:pPr>
            <w:pStyle w:val="TOC2"/>
            <w:tabs>
              <w:tab w:val="right" w:leader="dot" w:pos="9016"/>
            </w:tabs>
            <w:rPr>
              <w:del w:id="54" w:author="Microsoft Word" w:date="2026-10-04T23:07:00Z" w16du:dateUtc="2026-10-04T21:07:00Z"/>
              <w:noProof/>
            </w:rPr>
          </w:pPr>
          <w:del w:id="5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"_Toc242047704"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7.1 users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_Toc242047704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78F37F86" w14:textId="119026E8" w:rsidR="000C6033" w:rsidRDefault="000C6033">
          <w:pPr>
            <w:pStyle w:val="TOC2"/>
            <w:tabs>
              <w:tab w:val="right" w:leader="dot" w:pos="9016"/>
            </w:tabs>
            <w:rPr>
              <w:del w:id="56" w:author="Microsoft Word" w:date="2026-10-04T23:07:00Z" w16du:dateUtc="2026-10-04T21:07:00Z"/>
              <w:noProof/>
            </w:rPr>
          </w:pPr>
          <w:del w:id="5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"_Toc242047705"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7.2 laundry_rooms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_Toc242047705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307020A8" w14:textId="193C5EE8" w:rsidR="000C6033" w:rsidRDefault="000C6033">
          <w:pPr>
            <w:pStyle w:val="TOC2"/>
            <w:tabs>
              <w:tab w:val="right" w:leader="dot" w:pos="9016"/>
            </w:tabs>
            <w:rPr>
              <w:del w:id="58" w:author="Microsoft Word" w:date="2026-10-04T23:07:00Z" w16du:dateUtc="2026-10-04T21:07:00Z"/>
              <w:noProof/>
            </w:rPr>
          </w:pPr>
          <w:del w:id="5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"_Toc242047706"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7.3 machines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_Toc242047706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58A192F0" w14:textId="0DCF0B45" w:rsidR="000C6033" w:rsidRDefault="000C6033">
          <w:pPr>
            <w:pStyle w:val="TOC2"/>
            <w:tabs>
              <w:tab w:val="right" w:leader="dot" w:pos="9016"/>
            </w:tabs>
            <w:rPr>
              <w:del w:id="60" w:author="Microsoft Word" w:date="2026-10-04T23:07:00Z" w16du:dateUtc="2026-10-04T21:07:00Z"/>
              <w:noProof/>
            </w:rPr>
          </w:pPr>
          <w:del w:id="6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"_Toc242047707"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7.4 bookings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_Toc242047707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498EED15" w14:textId="44C4F584" w:rsidR="000C6033" w:rsidRDefault="000C6033">
          <w:pPr>
            <w:pStyle w:val="TOC2"/>
            <w:tabs>
              <w:tab w:val="right" w:leader="dot" w:pos="9016"/>
            </w:tabs>
            <w:rPr>
              <w:del w:id="62" w:author="Microsoft Word" w:date="2026-10-04T23:07:00Z" w16du:dateUtc="2026-10-04T21:07:00Z"/>
              <w:noProof/>
            </w:rPr>
          </w:pPr>
          <w:del w:id="6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"_Toc242047708"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7.5 notifications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_Toc242047708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0B2A2E0D" w14:textId="7E09F317" w:rsidR="000C6033" w:rsidRDefault="000C6033">
          <w:pPr>
            <w:pStyle w:val="TOC2"/>
            <w:tabs>
              <w:tab w:val="right" w:leader="dot" w:pos="9016"/>
            </w:tabs>
            <w:rPr>
              <w:del w:id="64" w:author="Microsoft Word" w:date="2026-10-04T23:07:00Z" w16du:dateUtc="2026-10-04T21:07:00Z"/>
              <w:noProof/>
            </w:rPr>
          </w:pPr>
          <w:del w:id="65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"_Toc242047709"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7.6 waitlist_entries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_Toc242047709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6C356004" w14:textId="7C1BF63F" w:rsidR="000C6033" w:rsidRDefault="000C6033">
          <w:pPr>
            <w:pStyle w:val="TOC2"/>
            <w:tabs>
              <w:tab w:val="right" w:leader="dot" w:pos="9016"/>
            </w:tabs>
            <w:rPr>
              <w:del w:id="66" w:author="Microsoft Word" w:date="2026-10-04T23:07:00Z" w16du:dateUtc="2026-10-04T21:07:00Z"/>
              <w:noProof/>
            </w:rPr>
          </w:pPr>
          <w:del w:id="67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"_Toc242047710"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7.7 machine_outages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_Toc242047710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56B17B9A" w14:textId="64733B00" w:rsidR="000C6033" w:rsidRDefault="000C6033">
          <w:pPr>
            <w:pStyle w:val="TOC2"/>
            <w:tabs>
              <w:tab w:val="right" w:leader="dot" w:pos="9016"/>
            </w:tabs>
            <w:rPr>
              <w:del w:id="68" w:author="Microsoft Word" w:date="2026-10-04T23:07:00Z" w16du:dateUtc="2026-10-04T21:07:00Z"/>
              <w:noProof/>
            </w:rPr>
          </w:pPr>
          <w:del w:id="69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"_Toc242047711"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7.8 laundry_tips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_Toc242047711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71DFB06A" w14:textId="4DB44AAA" w:rsidR="000C6033" w:rsidRDefault="000C6033">
          <w:pPr>
            <w:pStyle w:val="TOC2"/>
            <w:tabs>
              <w:tab w:val="right" w:leader="dot" w:pos="9016"/>
            </w:tabs>
            <w:rPr>
              <w:del w:id="70" w:author="Microsoft Word" w:date="2026-10-04T23:07:00Z" w16du:dateUtc="2026-10-04T21:07:00Z"/>
              <w:noProof/>
            </w:rPr>
          </w:pPr>
          <w:del w:id="71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"_Toc242047712"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7.9 feedback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_Toc242047712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D7FBACF" w14:textId="7C07DAF3" w:rsidR="000C6033" w:rsidRDefault="000C6033">
          <w:pPr>
            <w:pStyle w:val="TOC1"/>
            <w:tabs>
              <w:tab w:val="right" w:leader="dot" w:pos="9016"/>
            </w:tabs>
            <w:rPr>
              <w:del w:id="72" w:author="Microsoft Word" w:date="2026-10-04T23:07:00Z" w16du:dateUtc="2026-10-04T21:07:00Z"/>
              <w:noProof/>
            </w:rPr>
          </w:pPr>
          <w:del w:id="73" w:author="Microsoft Word" w:date="2026-10-04T23:07:00Z" w16du:dateUtc="2026-10-04T21:07:00Z">
            <w:r w:rsidRPr="0082735C">
              <w:rPr>
                <w:rStyle w:val="Hyperlink"/>
                <w:noProof/>
              </w:rPr>
              <w:fldChar w:fldCharType="begin"/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>
              <w:rPr>
                <w:noProof/>
              </w:rPr>
              <w:delInstrText>HYPERLINK \l "_Toc242047713"</w:delInstrText>
            </w:r>
            <w:r w:rsidRPr="0082735C">
              <w:rPr>
                <w:rStyle w:val="Hyperlink"/>
                <w:noProof/>
              </w:rPr>
              <w:delInstrText xml:space="preserve"> </w:delInstrText>
            </w:r>
            <w:r w:rsidRPr="0082735C">
              <w:rPr>
                <w:rStyle w:val="Hyperlink"/>
                <w:noProof/>
              </w:rPr>
            </w:r>
            <w:r w:rsidRPr="0082735C">
              <w:rPr>
                <w:rStyle w:val="Hyperlink"/>
                <w:noProof/>
              </w:rPr>
              <w:fldChar w:fldCharType="separate"/>
            </w:r>
            <w:r w:rsidRPr="0082735C">
              <w:rPr>
                <w:rStyle w:val="Hyperlink"/>
                <w:noProof/>
              </w:rPr>
              <w:delText>8. Requirements traceability</w:delTex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delInstrText xml:space="preserve"> PAGEREF _Toc242047713 \h </w:del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delText>1</w:delText>
            </w:r>
            <w:r>
              <w:rPr>
                <w:noProof/>
              </w:rPr>
              <w:fldChar w:fldCharType="end"/>
            </w:r>
            <w:r w:rsidRPr="0082735C">
              <w:rPr>
                <w:rStyle w:val="Hyperlink"/>
                <w:noProof/>
              </w:rPr>
              <w:fldChar w:fldCharType="end"/>
            </w:r>
          </w:del>
        </w:p>
        <w:p w14:paraId="2E9479C0" w14:textId="73A6B87A" w:rsidR="00B77788" w:rsidRDefault="002E4483">
          <w:pPr>
            <w:pStyle w:val="TOC1"/>
            <w:tabs>
              <w:tab w:val="right" w:leader="dot" w:pos="9016"/>
            </w:tabs>
            <w:rPr>
              <w:ins w:id="74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del w:id="75" w:author="Microsoft Word" w:date="2026-10-04T23:07:00Z" w16du:dateUtc="2026-10-04T21:07:00Z">
            <w:r>
              <w:fldChar w:fldCharType="end"/>
            </w:r>
          </w:del>
          <w:ins w:id="76" w:author="Microsoft Word" w:date="2026-10-04T23:07:00Z" w16du:dateUtc="2026-10-04T21:07:00Z">
            <w:r>
              <w:fldChar w:fldCharType="begin"/>
            </w:r>
            <w:r>
              <w:instrText>TOC \h \o "1-2"</w:instrText>
            </w:r>
            <w:r>
              <w:fldChar w:fldCharType="separate"/>
            </w:r>
            <w:r w:rsidR="00B77788" w:rsidRPr="00022EE3">
              <w:rPr>
                <w:rStyle w:val="Hyperlink"/>
                <w:noProof/>
              </w:rPr>
              <w:fldChar w:fldCharType="begin"/>
            </w:r>
            <w:r w:rsidR="00B77788" w:rsidRPr="00022EE3">
              <w:rPr>
                <w:rStyle w:val="Hyperlink"/>
                <w:noProof/>
              </w:rPr>
              <w:instrText xml:space="preserve"> </w:instrText>
            </w:r>
            <w:r w:rsidR="00B77788">
              <w:rPr>
                <w:noProof/>
              </w:rPr>
              <w:instrText>HYPERLINK \l "_Toc242047546"</w:instrText>
            </w:r>
            <w:r w:rsidR="00B77788" w:rsidRPr="00022EE3">
              <w:rPr>
                <w:rStyle w:val="Hyperlink"/>
                <w:noProof/>
              </w:rPr>
              <w:instrText xml:space="preserve"> </w:instrText>
            </w:r>
            <w:r w:rsidR="00B77788" w:rsidRPr="00022EE3">
              <w:rPr>
                <w:rStyle w:val="Hyperlink"/>
                <w:noProof/>
              </w:rPr>
            </w:r>
            <w:r w:rsidR="00B77788" w:rsidRPr="00022EE3">
              <w:rPr>
                <w:rStyle w:val="Hyperlink"/>
                <w:noProof/>
              </w:rPr>
              <w:fldChar w:fldCharType="separate"/>
            </w:r>
            <w:r w:rsidR="00B77788" w:rsidRPr="00022EE3">
              <w:rPr>
                <w:rStyle w:val="Hyperlink"/>
                <w:noProof/>
              </w:rPr>
              <w:t>1. Introduction</w:t>
            </w:r>
            <w:r w:rsidR="00B77788">
              <w:rPr>
                <w:noProof/>
              </w:rPr>
              <w:tab/>
            </w:r>
            <w:r w:rsidR="00B77788">
              <w:rPr>
                <w:noProof/>
              </w:rPr>
              <w:fldChar w:fldCharType="begin"/>
            </w:r>
            <w:r w:rsidR="00B77788">
              <w:rPr>
                <w:noProof/>
              </w:rPr>
              <w:instrText xml:space="preserve"> PAGEREF _Toc242047546 \h </w:instrText>
            </w:r>
            <w:r w:rsidR="00B77788">
              <w:rPr>
                <w:noProof/>
              </w:rPr>
            </w:r>
            <w:r w:rsidR="00B77788">
              <w:rPr>
                <w:noProof/>
              </w:rPr>
              <w:fldChar w:fldCharType="separate"/>
            </w:r>
            <w:r w:rsidR="00B77788">
              <w:rPr>
                <w:noProof/>
              </w:rPr>
              <w:t>4</w:t>
            </w:r>
            <w:r w:rsidR="00B77788">
              <w:rPr>
                <w:noProof/>
              </w:rPr>
              <w:fldChar w:fldCharType="end"/>
            </w:r>
            <w:r w:rsidR="00B77788" w:rsidRPr="00022EE3">
              <w:rPr>
                <w:rStyle w:val="Hyperlink"/>
                <w:noProof/>
              </w:rPr>
              <w:fldChar w:fldCharType="end"/>
            </w:r>
          </w:ins>
        </w:p>
        <w:p w14:paraId="110F78A5" w14:textId="4687BF71" w:rsidR="00B77788" w:rsidRDefault="00B77788">
          <w:pPr>
            <w:pStyle w:val="TOC2"/>
            <w:tabs>
              <w:tab w:val="right" w:leader="dot" w:pos="9016"/>
            </w:tabs>
            <w:rPr>
              <w:ins w:id="7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7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"_Toc242047547"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1.1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99406C5" w14:textId="7C67E30E" w:rsidR="00B77788" w:rsidRDefault="00B77788">
          <w:pPr>
            <w:pStyle w:val="TOC2"/>
            <w:tabs>
              <w:tab w:val="right" w:leader="dot" w:pos="9016"/>
            </w:tabs>
            <w:rPr>
              <w:ins w:id="7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8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"_Toc242047548"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1.2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5ED46937" w14:textId="68A36D86" w:rsidR="00B77788" w:rsidRDefault="00B77788">
          <w:pPr>
            <w:pStyle w:val="TOC2"/>
            <w:tabs>
              <w:tab w:val="right" w:leader="dot" w:pos="9016"/>
            </w:tabs>
            <w:rPr>
              <w:ins w:id="8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8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"_Toc242047549"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1.3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5D53EEC" w14:textId="7FEC402E" w:rsidR="00B77788" w:rsidRDefault="00B77788">
          <w:pPr>
            <w:pStyle w:val="TOC2"/>
            <w:tabs>
              <w:tab w:val="right" w:leader="dot" w:pos="9016"/>
            </w:tabs>
            <w:rPr>
              <w:ins w:id="8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8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"_Toc242047550"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1.4 Purpose and objectives of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0DB9257" w14:textId="7DBB7C4F" w:rsidR="00B77788" w:rsidRDefault="00B77788">
          <w:pPr>
            <w:pStyle w:val="TOC2"/>
            <w:tabs>
              <w:tab w:val="right" w:leader="dot" w:pos="9016"/>
            </w:tabs>
            <w:rPr>
              <w:ins w:id="8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8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"_Toc242047551"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1.5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7289ECB1" w14:textId="4B269951" w:rsidR="00B77788" w:rsidRDefault="00B77788">
          <w:pPr>
            <w:pStyle w:val="TOC2"/>
            <w:tabs>
              <w:tab w:val="right" w:leader="dot" w:pos="9016"/>
            </w:tabs>
            <w:rPr>
              <w:ins w:id="8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8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"_Toc242047552"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1.6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04A4161" w14:textId="4E4FBFA5" w:rsidR="00B77788" w:rsidRDefault="00B77788">
          <w:pPr>
            <w:pStyle w:val="TOC1"/>
            <w:tabs>
              <w:tab w:val="right" w:leader="dot" w:pos="9016"/>
            </w:tabs>
            <w:rPr>
              <w:ins w:id="8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9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"_Toc242047553"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2. Stakeholders and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2BBB027A" w14:textId="693A88B7" w:rsidR="00B77788" w:rsidRDefault="00B77788">
          <w:pPr>
            <w:pStyle w:val="TOC2"/>
            <w:tabs>
              <w:tab w:val="right" w:leader="dot" w:pos="9016"/>
            </w:tabs>
            <w:rPr>
              <w:ins w:id="9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9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"_Toc242047554"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2.1 Project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405ACCCD" w14:textId="42445CE6" w:rsidR="00B77788" w:rsidRDefault="00B77788">
          <w:pPr>
            <w:pStyle w:val="TOC1"/>
            <w:tabs>
              <w:tab w:val="right" w:leader="dot" w:pos="9016"/>
            </w:tabs>
            <w:rPr>
              <w:ins w:id="9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9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"_Toc242047555"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766F9D13" w14:textId="24638372" w:rsidR="00B77788" w:rsidRDefault="00B77788">
          <w:pPr>
            <w:pStyle w:val="TOC2"/>
            <w:tabs>
              <w:tab w:val="right" w:leader="dot" w:pos="9016"/>
            </w:tabs>
            <w:rPr>
              <w:ins w:id="9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9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"_Toc242047556"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3.1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2E9E27B" w14:textId="27C01D0B" w:rsidR="00B77788" w:rsidRDefault="00B77788">
          <w:pPr>
            <w:pStyle w:val="TOC2"/>
            <w:tabs>
              <w:tab w:val="right" w:leader="dot" w:pos="9016"/>
            </w:tabs>
            <w:rPr>
              <w:ins w:id="9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9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"_Toc242047557"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3.2 Machine booking and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51A256D5" w14:textId="443D2EE8" w:rsidR="00B77788" w:rsidRDefault="00B77788">
          <w:pPr>
            <w:pStyle w:val="TOC2"/>
            <w:tabs>
              <w:tab w:val="right" w:leader="dot" w:pos="9016"/>
            </w:tabs>
            <w:rPr>
              <w:ins w:id="9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0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"_Toc242047558"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3.3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5BEA1486" w14:textId="1D2D224F" w:rsidR="00B77788" w:rsidRDefault="00B77788">
          <w:pPr>
            <w:pStyle w:val="TOC2"/>
            <w:tabs>
              <w:tab w:val="right" w:leader="dot" w:pos="9016"/>
            </w:tabs>
            <w:rPr>
              <w:ins w:id="10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0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"_Toc242047559"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3.4 Laundry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E224F24" w14:textId="30AA1C85" w:rsidR="00B77788" w:rsidRDefault="00B77788">
          <w:pPr>
            <w:pStyle w:val="TOC2"/>
            <w:tabs>
              <w:tab w:val="right" w:leader="dot" w:pos="9016"/>
            </w:tabs>
            <w:rPr>
              <w:ins w:id="10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0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"_Toc242047560"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3.5 Feedback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4542F896" w14:textId="0283043E" w:rsidR="00B77788" w:rsidRDefault="00B77788">
          <w:pPr>
            <w:pStyle w:val="TOC2"/>
            <w:tabs>
              <w:tab w:val="right" w:leader="dot" w:pos="9016"/>
            </w:tabs>
            <w:rPr>
              <w:ins w:id="10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0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"_Toc242047561"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3.6 Management and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5476A89" w14:textId="6656673D" w:rsidR="00B77788" w:rsidRDefault="00B77788">
          <w:pPr>
            <w:pStyle w:val="TOC1"/>
            <w:tabs>
              <w:tab w:val="right" w:leader="dot" w:pos="9016"/>
            </w:tabs>
            <w:rPr>
              <w:ins w:id="10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0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"_Toc242047562"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FCECDA8" w14:textId="362C4DCE" w:rsidR="00B77788" w:rsidRDefault="00B77788">
          <w:pPr>
            <w:pStyle w:val="TOC1"/>
            <w:tabs>
              <w:tab w:val="right" w:leader="dot" w:pos="9016"/>
            </w:tabs>
            <w:rPr>
              <w:ins w:id="10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"_Toc242047563"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5.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BB46F3D" w14:textId="283948AD" w:rsidR="00B77788" w:rsidRDefault="00B77788">
          <w:pPr>
            <w:pStyle w:val="TOC2"/>
            <w:tabs>
              <w:tab w:val="right" w:leader="dot" w:pos="9016"/>
            </w:tabs>
            <w:rPr>
              <w:ins w:id="11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"_Toc242047564"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5.1 Assumptions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241C3C65" w14:textId="4E9AC070" w:rsidR="00B77788" w:rsidRDefault="00B77788">
          <w:pPr>
            <w:pStyle w:val="TOC1"/>
            <w:tabs>
              <w:tab w:val="right" w:leader="dot" w:pos="9016"/>
            </w:tabs>
            <w:rPr>
              <w:ins w:id="11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"_Toc242047565"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 Data requirements and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6A45C23C" w14:textId="15B83E1C" w:rsidR="00B77788" w:rsidRDefault="00B77788">
          <w:pPr>
            <w:pStyle w:val="TOC2"/>
            <w:tabs>
              <w:tab w:val="right" w:leader="dot" w:pos="9016"/>
            </w:tabs>
            <w:rPr>
              <w:ins w:id="11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"_Toc242047566"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6.1 Crow's-foot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13965F2" w14:textId="4930FFE8" w:rsidR="00B77788" w:rsidRDefault="00B77788">
          <w:pPr>
            <w:pStyle w:val="TOC2"/>
            <w:tabs>
              <w:tab w:val="right" w:leader="dot" w:pos="9016"/>
            </w:tabs>
            <w:rPr>
              <w:ins w:id="11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1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"_Toc242047567"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6.2 Conceptual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6208A8D6" w14:textId="7073609B" w:rsidR="00B77788" w:rsidRDefault="00B77788">
          <w:pPr>
            <w:pStyle w:val="TOC2"/>
            <w:tabs>
              <w:tab w:val="right" w:leader="dot" w:pos="9016"/>
            </w:tabs>
            <w:rPr>
              <w:ins w:id="11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2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"_Toc242047568"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6.3 Physical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142153A" w14:textId="6D930568" w:rsidR="00B77788" w:rsidRDefault="00B77788">
          <w:pPr>
            <w:pStyle w:val="TOC2"/>
            <w:tabs>
              <w:tab w:val="right" w:leader="dot" w:pos="9016"/>
            </w:tabs>
            <w:rPr>
              <w:ins w:id="12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2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"_Toc242047569"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6.4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5F3512BB" w14:textId="7FBBCFE9" w:rsidR="00B77788" w:rsidRDefault="00B77788">
          <w:pPr>
            <w:pStyle w:val="TOC2"/>
            <w:tabs>
              <w:tab w:val="right" w:leader="dot" w:pos="9016"/>
            </w:tabs>
            <w:rPr>
              <w:ins w:id="12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2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"_Toc242047570"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6.5 Unique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21C86C6" w14:textId="7A498EC8" w:rsidR="00B77788" w:rsidRDefault="00B77788">
          <w:pPr>
            <w:pStyle w:val="TOC2"/>
            <w:tabs>
              <w:tab w:val="right" w:leader="dot" w:pos="9016"/>
            </w:tabs>
            <w:rPr>
              <w:ins w:id="12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2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"_Toc242047571"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6.6 Validation rules (CHECK 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6B6B1C04" w14:textId="1DBA850C" w:rsidR="00B77788" w:rsidRDefault="00B77788">
          <w:pPr>
            <w:pStyle w:val="TOC1"/>
            <w:tabs>
              <w:tab w:val="right" w:leader="dot" w:pos="9016"/>
            </w:tabs>
            <w:rPr>
              <w:ins w:id="12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2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"_Toc242047572"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71EA73D" w14:textId="6149C13C" w:rsidR="00B77788" w:rsidRDefault="00B77788">
          <w:pPr>
            <w:pStyle w:val="TOC2"/>
            <w:tabs>
              <w:tab w:val="right" w:leader="dot" w:pos="9016"/>
            </w:tabs>
            <w:rPr>
              <w:ins w:id="12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3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"_Toc242047573"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E028449" w14:textId="072A0E75" w:rsidR="00B77788" w:rsidRDefault="00B77788">
          <w:pPr>
            <w:pStyle w:val="TOC2"/>
            <w:tabs>
              <w:tab w:val="right" w:leader="dot" w:pos="9016"/>
            </w:tabs>
            <w:rPr>
              <w:ins w:id="13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3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"_Toc242047574"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7.2 laundry_rooms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199B60C" w14:textId="1061DAD3" w:rsidR="00B77788" w:rsidRDefault="00B77788">
          <w:pPr>
            <w:pStyle w:val="TOC2"/>
            <w:tabs>
              <w:tab w:val="right" w:leader="dot" w:pos="9016"/>
            </w:tabs>
            <w:rPr>
              <w:ins w:id="13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3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"_Toc242047575"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7.3 machines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0E98F74" w14:textId="4FE12EDE" w:rsidR="00B77788" w:rsidRDefault="00B77788">
          <w:pPr>
            <w:pStyle w:val="TOC2"/>
            <w:tabs>
              <w:tab w:val="right" w:leader="dot" w:pos="9016"/>
            </w:tabs>
            <w:rPr>
              <w:ins w:id="13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3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"_Toc242047576"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7.4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B310540" w14:textId="1A45E609" w:rsidR="00B77788" w:rsidRDefault="00B77788">
          <w:pPr>
            <w:pStyle w:val="TOC2"/>
            <w:tabs>
              <w:tab w:val="right" w:leader="dot" w:pos="9016"/>
            </w:tabs>
            <w:rPr>
              <w:ins w:id="13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38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"_Toc242047577"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7.5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42A31864" w14:textId="5CFA4931" w:rsidR="00B77788" w:rsidRDefault="00B77788">
          <w:pPr>
            <w:pStyle w:val="TOC2"/>
            <w:tabs>
              <w:tab w:val="right" w:leader="dot" w:pos="9016"/>
            </w:tabs>
            <w:rPr>
              <w:ins w:id="139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40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"_Toc242047578"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7.6 waitlist_entries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5EB7EFF" w14:textId="330F21E3" w:rsidR="00B77788" w:rsidRDefault="00B77788">
          <w:pPr>
            <w:pStyle w:val="TOC2"/>
            <w:tabs>
              <w:tab w:val="right" w:leader="dot" w:pos="9016"/>
            </w:tabs>
            <w:rPr>
              <w:ins w:id="141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42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"_Toc242047579"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7.7 machine_outages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673C385" w14:textId="4D23C11E" w:rsidR="00B77788" w:rsidRDefault="00B77788">
          <w:pPr>
            <w:pStyle w:val="TOC2"/>
            <w:tabs>
              <w:tab w:val="right" w:leader="dot" w:pos="9016"/>
            </w:tabs>
            <w:rPr>
              <w:ins w:id="143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44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"_Toc242047580"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7.8 laundry_tips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122098B7" w14:textId="78CAE8B1" w:rsidR="00B77788" w:rsidRDefault="00B77788">
          <w:pPr>
            <w:pStyle w:val="TOC2"/>
            <w:tabs>
              <w:tab w:val="right" w:leader="dot" w:pos="9016"/>
            </w:tabs>
            <w:rPr>
              <w:ins w:id="145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46" w:author="Microsoft Word" w:date="2026-10-04T23:07:00Z" w16du:dateUtc="2026-10-04T21:07:00Z">
            <w:r w:rsidRPr="00022EE3">
              <w:rPr>
                <w:rStyle w:val="Hyperlink"/>
                <w:noProof/>
              </w:rPr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"_Toc242047581"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7.9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078F5E54" w14:textId="11B60B19" w:rsidR="00B77788" w:rsidRDefault="00B77788">
          <w:pPr>
            <w:pStyle w:val="TOC1"/>
            <w:tabs>
              <w:tab w:val="right" w:leader="dot" w:pos="9016"/>
            </w:tabs>
            <w:rPr>
              <w:ins w:id="147" w:author="Microsoft Word" w:date="2026-10-04T23:07:00Z" w16du:dateUtc="2026-10-04T21:07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48" w:author="Microsoft Word" w:date="2026-10-04T23:07:00Z" w16du:dateUtc="2026-10-04T21:07:00Z">
            <w:r w:rsidRPr="00022EE3">
              <w:rPr>
                <w:rStyle w:val="Hyperlink"/>
                <w:noProof/>
              </w:rPr>
              <w:lastRenderedPageBreak/>
              <w:fldChar w:fldCharType="begin"/>
            </w:r>
            <w:r w:rsidRPr="00022EE3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"_Toc242047582"</w:instrText>
            </w:r>
            <w:r w:rsidRPr="00022EE3">
              <w:rPr>
                <w:rStyle w:val="Hyperlink"/>
                <w:noProof/>
              </w:rPr>
              <w:instrText xml:space="preserve"> </w:instrText>
            </w:r>
            <w:r w:rsidRPr="00022EE3">
              <w:rPr>
                <w:rStyle w:val="Hyperlink"/>
                <w:noProof/>
              </w:rPr>
            </w:r>
            <w:r w:rsidRPr="00022EE3">
              <w:rPr>
                <w:rStyle w:val="Hyperlink"/>
                <w:noProof/>
              </w:rPr>
              <w:fldChar w:fldCharType="separate"/>
            </w:r>
            <w:r w:rsidRPr="00022EE3">
              <w:rPr>
                <w:rStyle w:val="Hyperlink"/>
                <w:noProof/>
              </w:rPr>
              <w:t>8. Requirements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_Toc242047582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  <w:r w:rsidRPr="00022EE3">
              <w:rPr>
                <w:rStyle w:val="Hyperlink"/>
                <w:noProof/>
              </w:rPr>
              <w:fldChar w:fldCharType="end"/>
            </w:r>
          </w:ins>
        </w:p>
        <w:p w14:paraId="3098A822" w14:textId="222278AF" w:rsidR="001A6616" w:rsidRDefault="002E4483">
          <w:ins w:id="149" w:author="Microsoft Word" w:date="2026-10-04T23:07:00Z" w16du:dateUtc="2026-10-04T21:07:00Z">
            <w:r>
              <w:fldChar w:fldCharType="end"/>
            </w:r>
          </w:ins>
        </w:p>
      </w:sdtContent>
    </w:sdt>
    <w:p w14:paraId="3098A823" w14:textId="77777777" w:rsidR="001A6616" w:rsidRDefault="002E4483">
      <w:pPr>
        <w:pStyle w:val="Heading1"/>
        <w:pageBreakBefore/>
      </w:pPr>
      <w:bookmarkStart w:id="150" w:name="_Toc242047546"/>
      <w:bookmarkStart w:id="151" w:name="_Toc242047677"/>
      <w:r>
        <w:lastRenderedPageBreak/>
        <w:t>1. Introduction</w:t>
      </w:r>
      <w:bookmarkEnd w:id="150"/>
      <w:bookmarkEnd w:id="151"/>
    </w:p>
    <w:p w14:paraId="3098A824" w14:textId="77777777" w:rsidR="001A6616" w:rsidRDefault="002E4483">
      <w:pPr>
        <w:pStyle w:val="Heading2"/>
      </w:pPr>
      <w:bookmarkStart w:id="152" w:name="_Toc242047547"/>
      <w:bookmarkStart w:id="153" w:name="_Toc242047678"/>
      <w:r>
        <w:t>1.1 Purpose of this document</w:t>
      </w:r>
      <w:bookmarkEnd w:id="152"/>
      <w:bookmarkEnd w:id="153"/>
    </w:p>
    <w:p w14:paraId="3098A825" w14:textId="77777777" w:rsidR="001A6616" w:rsidRDefault="002E4483">
      <w:pPr>
        <w:spacing w:after="120" w:line="276" w:lineRule="auto"/>
      </w:pPr>
      <w:r>
        <w:t>This document states what the Campus Laundry system must do (functional requirements), how well it must do it (non-functional requirements), the rules it follows and the data it stores. It combines the problem and objectives from Phase 1 with the requirement analysis from Phase 2, and shows the database design that meets them as a crow's-foot ERD.</w:t>
      </w:r>
    </w:p>
    <w:p w14:paraId="3098A826" w14:textId="77777777" w:rsidR="001A6616" w:rsidRDefault="002E4483">
      <w:pPr>
        <w:pStyle w:val="Heading2"/>
      </w:pPr>
      <w:bookmarkStart w:id="154" w:name="_Toc242047548"/>
      <w:bookmarkStart w:id="155" w:name="_Toc242047679"/>
      <w:r>
        <w:t>1.2 Background</w:t>
      </w:r>
      <w:bookmarkEnd w:id="154"/>
      <w:bookmarkEnd w:id="155"/>
    </w:p>
    <w:p w14:paraId="3098A827" w14:textId="77777777" w:rsidR="001A6616" w:rsidRDefault="002E4483">
      <w:pPr>
        <w:spacing w:after="120" w:line="276" w:lineRule="auto"/>
      </w:pPr>
      <w:r>
        <w:t>Laundry facilities on campus are shared among many students, which often leads to overcrowding, long waiting times and poor management of machines. Students usually rely on a first-come, first-served system, which causes inconvenience and conflicts. Students also often lack knowledge about proper laundry practices such as separating clothes, choosing the correct detergent and caring for different fabric types.</w:t>
      </w:r>
    </w:p>
    <w:p w14:paraId="3098A828" w14:textId="77777777" w:rsidR="001A6616" w:rsidRDefault="002E4483">
      <w:pPr>
        <w:pStyle w:val="Heading2"/>
      </w:pPr>
      <w:bookmarkStart w:id="156" w:name="_Toc242047549"/>
      <w:bookmarkStart w:id="157" w:name="_Toc242047680"/>
      <w:r>
        <w:t>1.3 Problem statement</w:t>
      </w:r>
      <w:bookmarkEnd w:id="156"/>
      <w:bookmarkEnd w:id="15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A6616" w14:paraId="3098A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2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Problem</w:t>
            </w:r>
          </w:p>
        </w:tc>
        <w:tc>
          <w:tcPr>
            <w:tcW w:w="451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2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Addressed by</w:t>
            </w:r>
          </w:p>
        </w:tc>
      </w:tr>
      <w:tr w:rsidR="001A6616" w14:paraId="3098A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2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Long queues and waiting times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2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FR-06 – FR-12 (booking and waiting list)</w:t>
            </w:r>
          </w:p>
        </w:tc>
      </w:tr>
      <w:tr w:rsidR="001A6616" w14:paraId="3098A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2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Poor scheduling of machines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FR-07 – FR-10, FR-23 – FR-25</w:t>
            </w:r>
          </w:p>
        </w:tc>
      </w:tr>
      <w:tr w:rsidR="001A6616" w14:paraId="3098A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No notification when laundry is done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FR-13 – FR-17</w:t>
            </w:r>
          </w:p>
        </w:tc>
      </w:tr>
      <w:tr w:rsidR="001A6616" w14:paraId="3098A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Limited knowledge of proper laundry practices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FR-18 – FR-19</w:t>
            </w:r>
          </w:p>
        </w:tc>
      </w:tr>
      <w:tr w:rsidR="001A6616" w14:paraId="3098A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8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No platform to give feedback on the service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3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FR-20 – FR-22, FR-28</w:t>
            </w:r>
          </w:p>
        </w:tc>
      </w:tr>
    </w:tbl>
    <w:p w14:paraId="3098A83B" w14:textId="77777777" w:rsidR="001A6616" w:rsidRDefault="002E4483">
      <w:pPr>
        <w:pStyle w:val="Heading2"/>
      </w:pPr>
      <w:bookmarkStart w:id="158" w:name="_Toc242047550"/>
      <w:bookmarkStart w:id="159" w:name="_Toc242047681"/>
      <w:r>
        <w:t>1.4 Purpose and objectives of the system</w:t>
      </w:r>
      <w:bookmarkEnd w:id="158"/>
      <w:bookmarkEnd w:id="159"/>
    </w:p>
    <w:p w14:paraId="3098A83C" w14:textId="77777777" w:rsidR="001A6616" w:rsidRDefault="002E4483">
      <w:pPr>
        <w:spacing w:after="120" w:line="276" w:lineRule="auto"/>
      </w:pPr>
      <w:r>
        <w:t>The system provides a digital platform where students book laundry machines, receive notifications, read laundry tips and give feedback. Its objectives are:</w:t>
      </w:r>
    </w:p>
    <w:p w14:paraId="3098A83D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60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To allow students to book machines online.</w:t>
      </w:r>
    </w:p>
    <w:p w14:paraId="3098A83E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61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To send notifications when laundry is complete.</w:t>
      </w:r>
    </w:p>
    <w:p w14:paraId="3098A83F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62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To provide helpful laundry tips.</w:t>
      </w:r>
    </w:p>
    <w:p w14:paraId="3098A840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63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To allow students to give feedback.</w:t>
      </w:r>
    </w:p>
    <w:p w14:paraId="3098A841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64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To improve the overall management of the laundry.</w:t>
      </w:r>
    </w:p>
    <w:p w14:paraId="3098A842" w14:textId="77777777" w:rsidR="001A6616" w:rsidRDefault="002E4483">
      <w:pPr>
        <w:pStyle w:val="Heading2"/>
      </w:pPr>
      <w:bookmarkStart w:id="165" w:name="_Toc242047551"/>
      <w:bookmarkStart w:id="166" w:name="_Toc242047682"/>
      <w:r>
        <w:t>1.5 Scope</w:t>
      </w:r>
      <w:bookmarkEnd w:id="165"/>
      <w:bookmarkEnd w:id="16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A6616" w14:paraId="3098A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In scope</w:t>
            </w:r>
          </w:p>
        </w:tc>
        <w:tc>
          <w:tcPr>
            <w:tcW w:w="451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Out of scope</w:t>
            </w:r>
          </w:p>
        </w:tc>
      </w:tr>
      <w:tr w:rsidR="001A6616" w14:paraId="3098A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Student registration and login; administrator accounts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Payment for laundry or detergent</w:t>
            </w:r>
          </w:p>
        </w:tc>
      </w:tr>
      <w:tr w:rsidR="001A6616" w14:paraId="3098A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Several laundry rooms with washers and dryers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Connecting to the machines themselves (students tap Start and Collected)</w:t>
            </w:r>
          </w:p>
        </w:tc>
      </w:tr>
      <w:tr w:rsidR="001A6616" w14:paraId="3098A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Booking, rescheduling, cancelling, waiting list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SMS, email or push notifications (notifications are in the app)</w:t>
            </w:r>
          </w:p>
        </w:tc>
      </w:tr>
      <w:tr w:rsidR="001A6616" w14:paraId="3098A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4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In-app notifications, laundry tips, feedback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native mobile app (the web pages work on phones)</w:t>
            </w:r>
          </w:p>
        </w:tc>
      </w:tr>
      <w:tr w:rsidR="001A6616" w14:paraId="3098A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Machine and room management, booking history, usage reports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3" w14:textId="77777777" w:rsidR="001A6616" w:rsidRDefault="001A6616">
            <w:pPr>
              <w:spacing w:line="252" w:lineRule="auto"/>
            </w:pPr>
          </w:p>
        </w:tc>
      </w:tr>
    </w:tbl>
    <w:p w14:paraId="3098A855" w14:textId="77777777" w:rsidR="001A6616" w:rsidRDefault="002E4483">
      <w:pPr>
        <w:pStyle w:val="Heading2"/>
      </w:pPr>
      <w:bookmarkStart w:id="167" w:name="_Toc242047552"/>
      <w:bookmarkStart w:id="168" w:name="_Toc242047683"/>
      <w:r>
        <w:lastRenderedPageBreak/>
        <w:t>1.6 Definitions</w:t>
      </w:r>
      <w:bookmarkEnd w:id="167"/>
      <w:bookmarkEnd w:id="16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1A6616" w14:paraId="3098A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704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Meaning</w:t>
            </w:r>
          </w:p>
        </w:tc>
      </w:tr>
      <w:tr w:rsidR="001A6616" w14:paraId="3098A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Slot</w:t>
            </w:r>
          </w:p>
        </w:tc>
        <w:tc>
          <w:tcPr>
            <w:tcW w:w="7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fixed block of time (e.g. 60 minutes) in which one machine can be booked</w:t>
            </w:r>
          </w:p>
        </w:tc>
      </w:tr>
      <w:tr w:rsidR="001A6616" w14:paraId="3098A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Cycle</w:t>
            </w:r>
          </w:p>
        </w:tc>
        <w:tc>
          <w:tcPr>
            <w:tcW w:w="70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The washing or drying time of a machine, started by the student with Start cycle</w:t>
            </w:r>
          </w:p>
        </w:tc>
      </w:tr>
      <w:tr w:rsidR="001A6616" w14:paraId="3098A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5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No-show</w:t>
            </w:r>
          </w:p>
        </w:tc>
        <w:tc>
          <w:tcPr>
            <w:tcW w:w="7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booking whose cycle was not started within 15 minutes of the slot start</w:t>
            </w:r>
          </w:p>
        </w:tc>
      </w:tr>
      <w:tr w:rsidR="001A6616" w14:paraId="3098A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Waiting list</w:t>
            </w:r>
          </w:p>
        </w:tc>
        <w:tc>
          <w:tcPr>
            <w:tcW w:w="70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Students waiting for a washer or dryer in a room on a day, in order of joining</w:t>
            </w:r>
          </w:p>
        </w:tc>
      </w:tr>
      <w:tr w:rsidR="001A6616" w14:paraId="3098A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Out of order</w:t>
            </w:r>
          </w:p>
        </w:tc>
        <w:tc>
          <w:tcPr>
            <w:tcW w:w="7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machine with an open outage; it cannot be booked</w:t>
            </w:r>
          </w:p>
        </w:tc>
      </w:tr>
      <w:tr w:rsidR="001A6616" w14:paraId="3098A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8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Core table</w:t>
            </w:r>
          </w:p>
        </w:tc>
        <w:tc>
          <w:tcPr>
            <w:tcW w:w="704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table that comes straight from the requirements (black heading in the ERD)</w:t>
            </w:r>
          </w:p>
        </w:tc>
      </w:tr>
      <w:tr w:rsidR="001A6616" w14:paraId="3098A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Extension table</w:t>
            </w:r>
          </w:p>
        </w:tc>
        <w:tc>
          <w:tcPr>
            <w:tcW w:w="7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table added in design to meet the requirements well (grey heading in the ERD)</w:t>
            </w:r>
          </w:p>
        </w:tc>
      </w:tr>
    </w:tbl>
    <w:p w14:paraId="3098A86E" w14:textId="77777777" w:rsidR="001A6616" w:rsidRDefault="002E4483">
      <w:pPr>
        <w:pStyle w:val="Heading1"/>
        <w:pageBreakBefore/>
      </w:pPr>
      <w:bookmarkStart w:id="169" w:name="_Toc242047553"/>
      <w:bookmarkStart w:id="170" w:name="_Toc242047684"/>
      <w:r>
        <w:lastRenderedPageBreak/>
        <w:t>2. Stakeholders and users</w:t>
      </w:r>
      <w:bookmarkEnd w:id="169"/>
      <w:bookmarkEnd w:id="17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1805"/>
        <w:gridCol w:w="5055"/>
      </w:tblGrid>
      <w:tr w:rsidR="001A6616" w14:paraId="3098A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6F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Stakeholder</w:t>
            </w:r>
          </w:p>
        </w:tc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Role in the system</w:t>
            </w:r>
          </w:p>
        </w:tc>
        <w:tc>
          <w:tcPr>
            <w:tcW w:w="505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Main needs</w:t>
            </w:r>
          </w:p>
        </w:tc>
      </w:tr>
      <w:tr w:rsidR="001A6616" w14:paraId="3098A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4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Main user</w:t>
            </w:r>
          </w:p>
        </w:tc>
        <w:tc>
          <w:tcPr>
            <w:tcW w:w="50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 a machine without queuing; know when laundry is done; learn good laundry practice; report problems</w:t>
            </w:r>
          </w:p>
        </w:tc>
      </w:tr>
      <w:tr w:rsidR="001A6616" w14:paraId="3098A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Laundry administrator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8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Manages the system</w:t>
            </w:r>
          </w:p>
        </w:tc>
        <w:tc>
          <w:tcPr>
            <w:tcW w:w="505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Manage rooms and machines; see usage and history; handle feedback; manage accounts</w:t>
            </w:r>
          </w:p>
        </w:tc>
      </w:tr>
      <w:tr w:rsidR="001A6616" w14:paraId="3098A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Residence / campus management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Indirect</w:t>
            </w:r>
          </w:p>
        </w:tc>
        <w:tc>
          <w:tcPr>
            <w:tcW w:w="50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Fair, well-used facilities; reports on use and problems</w:t>
            </w:r>
          </w:p>
        </w:tc>
      </w:tr>
      <w:tr w:rsidR="001A6616" w14:paraId="3098A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7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Maintenance technician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Indirect</w:t>
            </w:r>
          </w:p>
        </w:tc>
        <w:tc>
          <w:tcPr>
            <w:tcW w:w="505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1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Clear reports of faulty machines (issues and outages)</w:t>
            </w:r>
          </w:p>
        </w:tc>
      </w:tr>
    </w:tbl>
    <w:p w14:paraId="3098A883" w14:textId="77777777" w:rsidR="001A6616" w:rsidRDefault="002E4483">
      <w:pPr>
        <w:pStyle w:val="Heading2"/>
      </w:pPr>
      <w:bookmarkStart w:id="171" w:name="_Toc242047554"/>
      <w:bookmarkStart w:id="172" w:name="_Toc242047685"/>
      <w:r>
        <w:t>2.1 Project team</w:t>
      </w:r>
      <w:bookmarkEnd w:id="171"/>
      <w:bookmarkEnd w:id="17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1A6616" w14:paraId="3098A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631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Responsibilities</w:t>
            </w:r>
          </w:p>
        </w:tc>
      </w:tr>
      <w:tr w:rsidR="001A6616" w14:paraId="3098A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System Analyst</w:t>
            </w:r>
          </w:p>
        </w:tc>
        <w:tc>
          <w:tcPr>
            <w:tcW w:w="63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8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Identifies user needs; analyses the system requirements</w:t>
            </w:r>
          </w:p>
        </w:tc>
      </w:tr>
      <w:tr w:rsidR="001A6616" w14:paraId="3098A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Database Designer</w:t>
            </w:r>
          </w:p>
        </w:tc>
        <w:tc>
          <w:tcPr>
            <w:tcW w:w="63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Designs the tables and relationships; creates the ERD</w:t>
            </w:r>
          </w:p>
        </w:tc>
      </w:tr>
      <w:tr w:rsidR="001A6616" w14:paraId="3098A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631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8E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Builds the system; connects the database</w:t>
            </w:r>
          </w:p>
        </w:tc>
      </w:tr>
      <w:tr w:rsidR="001A6616" w14:paraId="3098A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Presenter</w:t>
            </w:r>
          </w:p>
        </w:tc>
        <w:tc>
          <w:tcPr>
            <w:tcW w:w="63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1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Prepares the slides; presents the project</w:t>
            </w:r>
          </w:p>
        </w:tc>
      </w:tr>
    </w:tbl>
    <w:p w14:paraId="3098A893" w14:textId="77777777" w:rsidR="001A6616" w:rsidRDefault="002E4483">
      <w:pPr>
        <w:spacing w:after="120" w:line="276" w:lineRule="auto"/>
      </w:pPr>
      <w:r>
        <w:t>Group members: Asemahle Sokaba (223172243) and Avuziwe Mcata (222106697).</w:t>
      </w:r>
    </w:p>
    <w:p w14:paraId="3098A894" w14:textId="77777777" w:rsidR="001A6616" w:rsidRDefault="002E4483">
      <w:pPr>
        <w:pStyle w:val="Heading1"/>
        <w:pageBreakBefore/>
      </w:pPr>
      <w:bookmarkStart w:id="173" w:name="_Toc242047555"/>
      <w:bookmarkStart w:id="174" w:name="_Toc242047686"/>
      <w:r>
        <w:lastRenderedPageBreak/>
        <w:t>3. Functional requirements</w:t>
      </w:r>
      <w:bookmarkEnd w:id="173"/>
      <w:bookmarkEnd w:id="174"/>
    </w:p>
    <w:p w14:paraId="3098A895" w14:textId="77777777" w:rsidR="001A6616" w:rsidRDefault="002E4483">
      <w:pPr>
        <w:spacing w:after="120" w:line="276" w:lineRule="auto"/>
      </w:pPr>
      <w:r>
        <w:t xml:space="preserve">Priority: </w:t>
      </w:r>
      <w:r>
        <w:rPr>
          <w:b/>
          <w:bCs/>
        </w:rPr>
        <w:t>Must</w:t>
      </w:r>
      <w:r>
        <w:t xml:space="preserve"> = from the Phase 2 requirement analysis and needed for the system to be accepted; </w:t>
      </w:r>
      <w:r>
        <w:rPr>
          <w:b/>
          <w:bCs/>
        </w:rPr>
        <w:t>Should</w:t>
      </w:r>
      <w:r>
        <w:t xml:space="preserve"> = added in design to make the requirement work well in practice.</w:t>
      </w:r>
    </w:p>
    <w:p w14:paraId="3098A896" w14:textId="77777777" w:rsidR="001A6616" w:rsidRDefault="002E4483">
      <w:pPr>
        <w:pStyle w:val="Heading2"/>
      </w:pPr>
      <w:bookmarkStart w:id="175" w:name="_Toc242047556"/>
      <w:bookmarkStart w:id="176" w:name="_Toc242047687"/>
      <w:r>
        <w:t>3.1 User management</w:t>
      </w:r>
      <w:bookmarkEnd w:id="175"/>
      <w:bookmarkEnd w:id="17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FR-01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register with their full name, student number, email and a password.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9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Registration page. Student number 8–10 digits, password at least 8 characters; optional home laundry room and phone.</w:t>
            </w:r>
          </w:p>
        </w:tc>
      </w:tr>
      <w:tr w:rsidR="001A6616" w14:paraId="3098A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FR-02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Users log in securely.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Log in with email or student number. Passwords stored only as bcrypt hashes; session cookie (http-only, 8 hours).</w:t>
            </w:r>
          </w:p>
        </w:tc>
      </w:tr>
      <w:tr w:rsidR="001A6616" w14:paraId="3098A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FR-03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system supports the roles Student and Admin.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Role stored per user and checked on every request; each role sees only its own menu and pages.</w:t>
            </w:r>
          </w:p>
        </w:tc>
      </w:tr>
      <w:tr w:rsidR="001A6616" w14:paraId="3098A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FR-04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Users manage their own profile.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A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Change name, email, home room, phone and password; students can delete their own account.</w:t>
            </w:r>
          </w:p>
        </w:tc>
      </w:tr>
      <w:tr w:rsidR="001A6616" w14:paraId="3098A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FR-05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manages accounts.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People page: make another admin, deactivate/reactivate, reset a password (temporary password that must be changed), delete.</w:t>
            </w:r>
          </w:p>
        </w:tc>
      </w:tr>
    </w:tbl>
    <w:p w14:paraId="3098A8B5" w14:textId="77777777" w:rsidR="001A6616" w:rsidRDefault="002E4483">
      <w:pPr>
        <w:pStyle w:val="Heading2"/>
      </w:pPr>
      <w:bookmarkStart w:id="177" w:name="_Toc242047557"/>
      <w:bookmarkStart w:id="178" w:name="_Toc242047688"/>
      <w:r>
        <w:t>3.2 Machine booking and scheduling</w:t>
      </w:r>
      <w:bookmarkEnd w:id="177"/>
      <w:bookmarkEnd w:id="17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FR-06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view available laundry machines in real time.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B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Booking grid per laundry room and day (today and the next 7 days): free, taken, own and out-of-order slots.</w:t>
            </w:r>
          </w:p>
        </w:tc>
      </w:tr>
      <w:tr w:rsidR="001A6616" w14:paraId="3098A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FR-07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book a machine for a specific date and time slot.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Fixed time slots per room (slot length set by the admin); click a free slot and confirm.</w:t>
            </w:r>
          </w:p>
        </w:tc>
      </w:tr>
      <w:tr w:rsidR="001A6616" w14:paraId="3098A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FR-08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Double bookings of the same machine are prevented.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Unique key on (machine, date, slot) in the database; a student also cannot hold two machines at the same time.</w:t>
            </w:r>
          </w:p>
        </w:tc>
      </w:tr>
      <w:tr w:rsidR="001A6616" w14:paraId="3098A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FR-09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cancel or reschedule a booking.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My laundry → Cancel or Reschedule, until the slot starts. The freed slot goes to the waiting list.</w:t>
            </w:r>
          </w:p>
        </w:tc>
      </w:tr>
      <w:tr w:rsidR="001A6616" w14:paraId="3098A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C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FR-10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Fair use of machines.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At most 3 open bookings per student; a booking not started within 15 minutes becomes a no-show and the machine is released.</w:t>
            </w:r>
          </w:p>
        </w:tc>
      </w:tr>
      <w:tr w:rsidR="001A6616" w14:paraId="3098A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FR-11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record the start and end of their laundry.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Start cycle (from 5 minutes before to 15 minutes after the slot starts) and Collected; the cycle time comes from the machine.</w:t>
            </w:r>
          </w:p>
        </w:tc>
      </w:tr>
      <w:tr w:rsidR="001A6616" w14:paraId="3098A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FR-12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join a waiting list when a room is fully booked.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Waiting list per room, day and machine type; the first student in line is told when a slot frees up.</w:t>
            </w:r>
          </w:p>
        </w:tc>
      </w:tr>
    </w:tbl>
    <w:p w14:paraId="3098A8DE" w14:textId="77777777" w:rsidR="001A6616" w:rsidRDefault="002E4483">
      <w:pPr>
        <w:pStyle w:val="Heading2"/>
      </w:pPr>
      <w:bookmarkStart w:id="179" w:name="_Toc242047558"/>
      <w:bookmarkStart w:id="180" w:name="_Toc242047689"/>
      <w:r>
        <w:t>3.3 Notifications</w:t>
      </w:r>
      <w:bookmarkEnd w:id="179"/>
      <w:bookmarkEnd w:id="18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DF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2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FR-13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Send a reminder when the booking time is approaching.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In-app reminder 30 minutes before the slot, sent by a background scheduler.</w:t>
            </w:r>
          </w:p>
        </w:tc>
      </w:tr>
      <w:tr w:rsidR="001A6616" w14:paraId="3098A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FR-14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Notify the user when their laundry cycle is done.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"Your laundry is done" when the machine's cycle time has passed after Start cycle.</w:t>
            </w:r>
          </w:p>
        </w:tc>
      </w:tr>
      <w:tr w:rsidR="001A6616" w14:paraId="3098A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FR-15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E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Notify the next user when a machine becomes free.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After Collected, the student with the next booking on that machine today is told; freed slots go to the waiting list.</w:t>
            </w:r>
          </w:p>
        </w:tc>
      </w:tr>
      <w:tr w:rsidR="001A6616" w14:paraId="3098A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FR-16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Users see and manage their notifications.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Bell with unread count on every page; notifications page with Open, Mark read, Mark all as read, Delete.</w:t>
            </w:r>
          </w:p>
        </w:tc>
      </w:tr>
      <w:tr w:rsidR="001A6616" w14:paraId="3098A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lastRenderedPageBreak/>
              <w:t>FR-17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Users are told about changes made by the administrator.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Notifications when a booking is cancelled (e.g. machine out of order), a slot is missed, or feedback is answered.</w:t>
            </w:r>
          </w:p>
        </w:tc>
      </w:tr>
    </w:tbl>
    <w:p w14:paraId="3098A8FD" w14:textId="77777777" w:rsidR="001A6616" w:rsidRDefault="002E4483">
      <w:pPr>
        <w:pStyle w:val="Heading2"/>
      </w:pPr>
      <w:bookmarkStart w:id="181" w:name="_Toc242047559"/>
      <w:bookmarkStart w:id="182" w:name="_Toc242047690"/>
      <w:r>
        <w:t>3.4 Laundry tips</w:t>
      </w:r>
      <w:bookmarkEnd w:id="181"/>
      <w:bookmarkEnd w:id="18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E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8FF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FR-18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Provide guidelines on sorting clothes, choosing detergents, washing fabric types and machine maintenance.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Laundry tips page with the four categories and a filter; 8 tips included at installation.</w:t>
            </w:r>
          </w:p>
        </w:tc>
      </w:tr>
      <w:tr w:rsidR="001A6616" w14:paraId="3098A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FR-19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maintains the tips.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Add, edit, delete and publish/unpublish tips (drafts are hidden from students).</w:t>
            </w:r>
          </w:p>
        </w:tc>
      </w:tr>
    </w:tbl>
    <w:p w14:paraId="3098A90D" w14:textId="77777777" w:rsidR="001A6616" w:rsidRDefault="002E4483">
      <w:pPr>
        <w:pStyle w:val="Heading2"/>
      </w:pPr>
      <w:bookmarkStart w:id="183" w:name="_Toc242047560"/>
      <w:bookmarkStart w:id="184" w:name="_Toc242047691"/>
      <w:r>
        <w:t>3.5 Feedback system</w:t>
      </w:r>
      <w:bookmarkEnd w:id="183"/>
      <w:bookmarkEnd w:id="184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E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0F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FR-20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rate the service or a machine's condition.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Rating of 1 to 5 stars for a laundry room or a single machine.</w:t>
            </w:r>
          </w:p>
        </w:tc>
      </w:tr>
      <w:tr w:rsidR="001A6616" w14:paraId="3098A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FR-21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Students submit comments or report issues.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Comment and issue forms; an issue needs a room and a description.</w:t>
            </w:r>
          </w:p>
        </w:tc>
      </w:tr>
      <w:tr w:rsidR="001A6616" w14:paraId="3098A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FR-22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views and manages feedback.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1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Feedback page (open first): reply, set status New / Being looked at / Resolved / Closed; the student is notified. Closing needs a reply.</w:t>
            </w:r>
          </w:p>
        </w:tc>
      </w:tr>
    </w:tbl>
    <w:p w14:paraId="3098A922" w14:textId="77777777" w:rsidR="001A6616" w:rsidRDefault="002E4483">
      <w:pPr>
        <w:pStyle w:val="Heading2"/>
      </w:pPr>
      <w:bookmarkStart w:id="185" w:name="_Toc242047561"/>
      <w:bookmarkStart w:id="186" w:name="_Toc242047692"/>
      <w:r>
        <w:t>3.6 Management and administration</w:t>
      </w:r>
      <w:bookmarkEnd w:id="185"/>
      <w:bookmarkEnd w:id="18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979"/>
        <w:gridCol w:w="903"/>
        <w:gridCol w:w="4332"/>
      </w:tblGrid>
      <w:tr w:rsidR="001A6616" w14:paraId="3098A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1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the system meets it</w:t>
            </w:r>
          </w:p>
        </w:tc>
      </w:tr>
      <w:tr w:rsidR="001A6616" w14:paraId="3098A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FR-23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adds, edits and removes machines.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Machines page. A machine that was used is retired (kept for history) instead of deleted.</w:t>
            </w:r>
          </w:p>
        </w:tc>
      </w:tr>
      <w:tr w:rsidR="001A6616" w14:paraId="3098A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FR-24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manages laundry rooms.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2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Rooms with opening hours and slot length; hours can only change when no bookings are upcoming.</w:t>
            </w:r>
          </w:p>
        </w:tc>
      </w:tr>
      <w:tr w:rsidR="001A6616" w14:paraId="3098A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FR-25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marks machines out of order.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Reason recorded; the machine can't be booked, its upcoming bookings are cancelled and the students notified; outage history kept.</w:t>
            </w:r>
          </w:p>
        </w:tc>
      </w:tr>
      <w:tr w:rsidR="001A6616" w14:paraId="3098A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FR-26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views booking history.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Bookings page with filters (student, dates, room, status); the admin can cancel an upcoming booking.</w:t>
            </w:r>
          </w:p>
        </w:tc>
      </w:tr>
      <w:tr w:rsidR="001A6616" w14:paraId="3098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FR-27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views usage reports.</w:t>
            </w:r>
          </w:p>
        </w:tc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3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Dashboard: today's activity and, for 7/30/90 days, bookings, loads, cancellations, no-show rate, average rating, use per day, hour, machine and room.</w:t>
            </w:r>
          </w:p>
        </w:tc>
      </w:tr>
      <w:tr w:rsidR="001A6616" w14:paraId="3098A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FR-28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administrator monitors feedback and takes action.</w:t>
            </w:r>
          </w:p>
        </w:tc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Open issues on the dashboard; an issue about a machine can take it out of order in one step.</w:t>
            </w:r>
          </w:p>
        </w:tc>
      </w:tr>
    </w:tbl>
    <w:p w14:paraId="3098A946" w14:textId="77777777" w:rsidR="001A6616" w:rsidRDefault="002E4483">
      <w:pPr>
        <w:pStyle w:val="Heading1"/>
        <w:pageBreakBefore/>
      </w:pPr>
      <w:bookmarkStart w:id="187" w:name="_Toc242047562"/>
      <w:bookmarkStart w:id="188" w:name="_Toc242047693"/>
      <w:r>
        <w:lastRenderedPageBreak/>
        <w:t>4. Non-functional requirements</w:t>
      </w:r>
      <w:bookmarkEnd w:id="187"/>
      <w:bookmarkEnd w:id="18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354"/>
        <w:gridCol w:w="2437"/>
        <w:gridCol w:w="4332"/>
      </w:tblGrid>
      <w:tr w:rsidR="001A6616" w14:paraId="3098A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Quality</w:t>
            </w:r>
          </w:p>
        </w:tc>
        <w:tc>
          <w:tcPr>
            <w:tcW w:w="2437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Requirement</w:t>
            </w:r>
          </w:p>
        </w:tc>
        <w:tc>
          <w:tcPr>
            <w:tcW w:w="43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How it is met and verified</w:t>
            </w:r>
          </w:p>
        </w:tc>
      </w:tr>
      <w:tr w:rsidR="001A6616" w14:paraId="3098A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NFR-01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Usability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interface is simple, mobile-friendly and easy for students to use.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4F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Plain-language pages with a menu (a tab bar on phones). Verified: browser tests at 1280 px and on a 375 px phone screen (no sideways scrolling).</w:t>
            </w:r>
          </w:p>
        </w:tc>
      </w:tr>
      <w:tr w:rsidR="001A6616" w14:paraId="3098A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NFR-02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243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system loads quickly and handles many users booking at the same time.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4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Targets: availability grid under 300 ms for 95% of requests; 30 students opening "My laundry" at once answered within 2 s; a page in under 200 ms. Verified by the load tests.</w:t>
            </w:r>
          </w:p>
        </w:tc>
      </w:tr>
      <w:tr w:rsidR="001A6616" w14:paraId="3098A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NFR-03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Reliability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Booking data and notifications are accurate and consistent.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9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Database constraints (unique keys, CHECK rules, foreign keys); transactions with row locks; each notification sent at most once. Verified: 30 simultaneous bookings of one slot → exactly one succeeds.</w:t>
            </w:r>
          </w:p>
        </w:tc>
      </w:tr>
      <w:tr w:rsidR="001A6616" w14:paraId="3098A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NFR-04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243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User data and passwords are stored securely.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5E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bcrypt password hashes; http-only session cookie; parameterised SQL; role and account status re-checked on every request; temporary passwords must be changed.</w:t>
            </w:r>
          </w:p>
        </w:tc>
      </w:tr>
      <w:tr w:rsidR="001A6616" w14:paraId="3098A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0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NFR-05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1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Compatibility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2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Works in web browsers and on mobile devices.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3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Standard HTML/CSS/JavaScript; works in current Edge, Chrome and Firefox and on phones on the same network.</w:t>
            </w:r>
          </w:p>
        </w:tc>
      </w:tr>
      <w:tr w:rsidR="001A6616" w14:paraId="3098A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5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NFR-06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6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Maintainability</w:t>
            </w:r>
          </w:p>
        </w:tc>
        <w:tc>
          <w:tcPr>
            <w:tcW w:w="243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7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The database can be changed without losing data.</w:t>
            </w:r>
          </w:p>
        </w:tc>
        <w:tc>
          <w:tcPr>
            <w:tcW w:w="43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8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Versioned migrations (db/migrations) recorded in schema_migrations; a full creation script (db/schema.sql) checked against the live database.</w:t>
            </w:r>
          </w:p>
        </w:tc>
      </w:tr>
      <w:tr w:rsidR="001A6616" w14:paraId="3098A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A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NFR-07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B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Availability of data</w:t>
            </w:r>
          </w:p>
        </w:tc>
        <w:tc>
          <w:tcPr>
            <w:tcW w:w="243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C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History is kept when people leave or machines are removed.</w:t>
            </w:r>
          </w:p>
        </w:tc>
        <w:tc>
          <w:tcPr>
            <w:tcW w:w="43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6D" w14:textId="77777777" w:rsidR="001A6616" w:rsidRDefault="002E4483">
            <w:pPr>
              <w:spacing w:line="252" w:lineRule="auto"/>
            </w:pPr>
            <w:r>
              <w:rPr>
                <w:sz w:val="17"/>
                <w:szCs w:val="17"/>
              </w:rPr>
              <w:t>Deleting an account keeps its bookings and feedback ("former student"); used machines are retired, not deleted.</w:t>
            </w:r>
          </w:p>
        </w:tc>
      </w:tr>
    </w:tbl>
    <w:p w14:paraId="3098A96F" w14:textId="77777777" w:rsidR="001A6616" w:rsidRDefault="002E4483">
      <w:pPr>
        <w:pStyle w:val="Heading1"/>
        <w:pageBreakBefore/>
      </w:pPr>
      <w:bookmarkStart w:id="189" w:name="_Toc242047563"/>
      <w:bookmarkStart w:id="190" w:name="_Toc242047694"/>
      <w:r>
        <w:lastRenderedPageBreak/>
        <w:t>5. Business rules</w:t>
      </w:r>
      <w:bookmarkEnd w:id="189"/>
      <w:bookmarkEnd w:id="19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8123"/>
      </w:tblGrid>
      <w:tr w:rsidR="001A6616" w14:paraId="3098A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812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Rule</w:t>
            </w:r>
          </w:p>
        </w:tc>
      </w:tr>
      <w:tr w:rsidR="001A6616" w14:paraId="3098A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8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4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booking is for one machine, one day and one slot of the room's fixed slot length (30–240 minutes).</w:t>
            </w:r>
          </w:p>
        </w:tc>
      </w:tr>
      <w:tr w:rsidR="001A6616" w14:paraId="3098A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812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Bookings can be made for today and up to 7 days ahead, only inside the room's opening hours and never in the past.</w:t>
            </w:r>
          </w:p>
        </w:tc>
      </w:tr>
      <w:tr w:rsidR="001A6616" w14:paraId="3098A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8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student has at most 3 open bookings and cannot book two machines for the same time.</w:t>
            </w:r>
          </w:p>
        </w:tc>
      </w:tr>
      <w:tr w:rsidR="001A6616" w14:paraId="3098A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812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machine's cycle time (10–240 minutes) must fit inside one slot.</w:t>
            </w:r>
          </w:p>
        </w:tc>
      </w:tr>
      <w:tr w:rsidR="001A6616" w14:paraId="3098A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7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8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Start cycle is possible from 5 minutes before the slot until 15 minutes after it starts; after that the booking is a no-show.</w:t>
            </w:r>
          </w:p>
        </w:tc>
      </w:tr>
      <w:tr w:rsidR="001A6616" w14:paraId="3098A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812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Booking status flow: Booked → Washing/drying → Done → Collected, or Cancelled / No-show.</w:t>
            </w:r>
          </w:p>
        </w:tc>
      </w:tr>
      <w:tr w:rsidR="001A6616" w14:paraId="3098A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8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A machine has at most one open outage; while it is out of order it cannot be booked.</w:t>
            </w:r>
          </w:p>
        </w:tc>
      </w:tr>
      <w:tr w:rsidR="001A6616" w14:paraId="3098A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8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812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Feedback of kind "rating" has 1–5 stars; comments and issues have a description of at least 5 characters.</w:t>
            </w:r>
          </w:p>
        </w:tc>
      </w:tr>
      <w:tr w:rsidR="001A6616" w14:paraId="3098A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BR-09</w:t>
            </w:r>
          </w:p>
        </w:tc>
        <w:tc>
          <w:tcPr>
            <w:tcW w:w="8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Each booking gets each kind of notification at most once.</w:t>
            </w:r>
          </w:p>
        </w:tc>
      </w:tr>
      <w:tr w:rsidR="001A6616" w14:paraId="3098A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E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BR-10</w:t>
            </w:r>
          </w:p>
        </w:tc>
        <w:tc>
          <w:tcPr>
            <w:tcW w:w="812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8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Only students have a student number, and every student has one.</w:t>
            </w:r>
          </w:p>
        </w:tc>
      </w:tr>
    </w:tbl>
    <w:p w14:paraId="3098A991" w14:textId="77777777" w:rsidR="001A6616" w:rsidRDefault="002E4483">
      <w:pPr>
        <w:pStyle w:val="Heading2"/>
      </w:pPr>
      <w:bookmarkStart w:id="191" w:name="_Toc242047564"/>
      <w:bookmarkStart w:id="192" w:name="_Toc242047695"/>
      <w:r>
        <w:t>5.1 Assumptions and constraints</w:t>
      </w:r>
      <w:bookmarkEnd w:id="191"/>
      <w:bookmarkEnd w:id="192"/>
    </w:p>
    <w:p w14:paraId="3098A992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93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The system runs on one computer in the residence or laundry office (Node.js and MySQL 8.4); students use it in a web browser on the same network.</w:t>
      </w:r>
    </w:p>
    <w:p w14:paraId="3098A993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94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Students record the start and the collection of their laundry in the app; the system does not read the machines.</w:t>
      </w:r>
    </w:p>
    <w:p w14:paraId="3098A994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95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Each laundry room has fixed opening hours and one slot length for all its machines.</w:t>
      </w:r>
    </w:p>
    <w:p w14:paraId="3098A995" w14:textId="77777777" w:rsidR="001A6616" w:rsidRDefault="002E4483">
      <w:pPr>
        <w:pStyle w:val="ListParagraph"/>
        <w:numPr>
          <w:ilvl w:val="0"/>
          <w:numId w:val="4"/>
        </w:numPr>
        <w:spacing w:after="60" w:line="264" w:lineRule="auto"/>
        <w:pPrChange w:id="196" w:author="Microsoft Word" w:date="2026-10-04T23:07:00Z" w16du:dateUtc="2026-10-04T21:07:00Z">
          <w:pPr>
            <w:pStyle w:val="ListParagraph"/>
            <w:numPr>
              <w:numId w:val="2"/>
            </w:numPr>
            <w:spacing w:after="60" w:line="264" w:lineRule="auto"/>
            <w:ind w:left="540" w:hanging="270"/>
          </w:pPr>
        </w:pPrChange>
      </w:pPr>
      <w:r>
        <w:t>Notifications are shown in the app; they are not sent by SMS or email.</w:t>
      </w:r>
    </w:p>
    <w:p w14:paraId="3098A996" w14:textId="77777777" w:rsidR="001A6616" w:rsidRDefault="002E4483">
      <w:pPr>
        <w:pStyle w:val="Heading1"/>
        <w:pageBreakBefore/>
      </w:pPr>
      <w:bookmarkStart w:id="197" w:name="_Toc242047565"/>
      <w:bookmarkStart w:id="198" w:name="_Toc242047696"/>
      <w:r>
        <w:lastRenderedPageBreak/>
        <w:t>6. Data requirements and ERD</w:t>
      </w:r>
      <w:bookmarkEnd w:id="197"/>
      <w:bookmarkEnd w:id="198"/>
    </w:p>
    <w:p w14:paraId="3098A997" w14:textId="77777777" w:rsidR="001A6616" w:rsidRDefault="002E4483">
      <w:pPr>
        <w:spacing w:after="120" w:line="276" w:lineRule="auto"/>
      </w:pPr>
      <w:r>
        <w:t xml:space="preserve">The database has 9 tables. Six come straight from the requirements (users, machines, bookings, notifications, laundry_tips, feedback). Three were added in design: </w:t>
      </w:r>
      <w:r>
        <w:rPr>
          <w:b/>
          <w:bCs/>
        </w:rPr>
        <w:t>laundry_rooms</w:t>
      </w:r>
      <w:r>
        <w:t xml:space="preserve"> (the campus has several laundry rooms with their own hours), </w:t>
      </w:r>
      <w:r>
        <w:rPr>
          <w:b/>
          <w:bCs/>
        </w:rPr>
        <w:t>waitlist_entries</w:t>
      </w:r>
      <w:r>
        <w:t xml:space="preserve"> (the waiting list that lets the system "notify the next user when a machine becomes free") and </w:t>
      </w:r>
      <w:r>
        <w:rPr>
          <w:b/>
          <w:bCs/>
        </w:rPr>
        <w:t>machine_outages</w:t>
      </w:r>
      <w:r>
        <w:t xml:space="preserve"> (machines out of order, with their history).</w:t>
      </w:r>
    </w:p>
    <w:p w14:paraId="3098A998" w14:textId="77777777" w:rsidR="001A6616" w:rsidRDefault="002E4483">
      <w:pPr>
        <w:pStyle w:val="Heading2"/>
      </w:pPr>
      <w:bookmarkStart w:id="199" w:name="_Toc242047566"/>
      <w:bookmarkStart w:id="200" w:name="_Toc242047697"/>
      <w:r>
        <w:t>6.1 Crow's-foot notation</w:t>
      </w:r>
      <w:bookmarkEnd w:id="199"/>
      <w:bookmarkEnd w:id="200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1A6616" w14:paraId="3098A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9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Symbol at the end of a line</w:t>
            </w:r>
          </w:p>
        </w:tc>
        <w:tc>
          <w:tcPr>
            <w:tcW w:w="541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9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Meaning</w:t>
            </w:r>
          </w:p>
        </w:tc>
      </w:tr>
      <w:tr w:rsidR="001A6616" w14:paraId="3098A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9C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Two bars ( || )</w:t>
            </w:r>
          </w:p>
        </w:tc>
        <w:tc>
          <w:tcPr>
            <w:tcW w:w="54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9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Exactly one</w:t>
            </w:r>
          </w:p>
        </w:tc>
      </w:tr>
      <w:tr w:rsidR="001A6616" w14:paraId="3098A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9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Bar and circle ( |○ )</w:t>
            </w:r>
          </w:p>
        </w:tc>
        <w:tc>
          <w:tcPr>
            <w:tcW w:w="541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A0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Zero or one (the link is optional)</w:t>
            </w:r>
          </w:p>
        </w:tc>
      </w:tr>
      <w:tr w:rsidR="001A6616" w14:paraId="3098A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A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Crow's foot and circle ( ○&lt; )</w:t>
            </w:r>
          </w:p>
        </w:tc>
        <w:tc>
          <w:tcPr>
            <w:tcW w:w="541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A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Zero or many</w:t>
            </w:r>
          </w:p>
        </w:tc>
      </w:tr>
    </w:tbl>
    <w:p w14:paraId="3098A9A5" w14:textId="77777777" w:rsidR="001A6616" w:rsidRDefault="002E4483">
      <w:pPr>
        <w:spacing w:after="120" w:line="276" w:lineRule="auto"/>
      </w:pPr>
      <w:r>
        <w:t xml:space="preserve">Each line is read from the parent (top) to the child (bottom) with its verb, e.g. "a laundry room </w:t>
      </w:r>
      <w:r>
        <w:rPr>
          <w:b/>
          <w:bCs/>
        </w:rPr>
        <w:t>contains</w:t>
      </w:r>
      <w:r>
        <w:t xml:space="preserve"> zero or many machines; a machine is in exactly one laundry room".</w:t>
      </w:r>
    </w:p>
    <w:p w14:paraId="3098A9A6" w14:textId="77777777" w:rsidR="001A6616" w:rsidRDefault="002E4483">
      <w:pPr>
        <w:pStyle w:val="Heading2"/>
      </w:pPr>
      <w:bookmarkStart w:id="201" w:name="_Toc242047567"/>
      <w:bookmarkStart w:id="202" w:name="_Toc242047698"/>
      <w:r>
        <w:t>6.2 Conceptual ERD</w:t>
      </w:r>
      <w:bookmarkEnd w:id="201"/>
      <w:bookmarkEnd w:id="202"/>
    </w:p>
    <w:p w14:paraId="3098A9A7" w14:textId="77777777" w:rsidR="001A6616" w:rsidRDefault="002E4483">
      <w:pPr>
        <w:spacing w:after="120" w:line="276" w:lineRule="auto"/>
      </w:pPr>
      <w:r>
        <w:t>The entities and how they are related.</w:t>
      </w:r>
    </w:p>
    <w:p w14:paraId="3098A9A8" w14:textId="77777777" w:rsidR="001A6616" w:rsidRDefault="002E448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98AD16" wp14:editId="3098AD17">
            <wp:extent cx="573405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9A9" w14:textId="77777777" w:rsidR="001A6616" w:rsidRDefault="002E4483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1: Conceptual ERD (crow's foot)</w:t>
      </w:r>
    </w:p>
    <w:p w14:paraId="3098A9AA" w14:textId="77777777" w:rsidR="001A6616" w:rsidRDefault="001A6616">
      <w:pPr>
        <w:sectPr w:rsidR="001A6616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3098A9AB" w14:textId="77777777" w:rsidR="001A6616" w:rsidRDefault="002E4483">
      <w:pPr>
        <w:pStyle w:val="Heading2"/>
      </w:pPr>
      <w:bookmarkStart w:id="203" w:name="_Toc242047568"/>
      <w:bookmarkStart w:id="204" w:name="_Toc242047699"/>
      <w:r>
        <w:lastRenderedPageBreak/>
        <w:t>6.3 Physical ERD</w:t>
      </w:r>
      <w:bookmarkEnd w:id="203"/>
      <w:bookmarkEnd w:id="204"/>
    </w:p>
    <w:p w14:paraId="3098A9AC" w14:textId="77777777" w:rsidR="001A6616" w:rsidRDefault="002E4483">
      <w:pPr>
        <w:spacing w:after="120" w:line="276" w:lineRule="auto"/>
      </w:pPr>
      <w:r>
        <w:t>Every table with its columns, data types and keys, as built in MySQL 8.4. The diagram is a vector image: zoom in to read it in detail.</w:t>
      </w:r>
    </w:p>
    <w:p w14:paraId="3098A9AD" w14:textId="77777777" w:rsidR="001A6616" w:rsidRDefault="002E448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98AD18" wp14:editId="3098AD19">
            <wp:extent cx="6638925" cy="662940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9AE" w14:textId="77777777" w:rsidR="001A6616" w:rsidRDefault="002E4483">
      <w:pPr>
        <w:spacing w:after="120" w:line="276" w:lineRule="auto"/>
        <w:jc w:val="center"/>
      </w:pPr>
      <w:r>
        <w:rPr>
          <w:i/>
          <w:iCs/>
          <w:color w:val="595959"/>
          <w:sz w:val="18"/>
          <w:szCs w:val="18"/>
        </w:rPr>
        <w:t>Figure 2: Physical ERD (crow's foot) with columns and keys</w:t>
      </w:r>
    </w:p>
    <w:p w14:paraId="3098A9AF" w14:textId="77777777" w:rsidR="001A6616" w:rsidRDefault="001A6616">
      <w:pPr>
        <w:sectPr w:rsidR="001A6616">
          <w:footerReference w:type="default" r:id="rId13"/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3098A9B0" w14:textId="77777777" w:rsidR="001A6616" w:rsidRDefault="002E4483">
      <w:pPr>
        <w:pStyle w:val="Heading2"/>
      </w:pPr>
      <w:bookmarkStart w:id="205" w:name="_Toc242047569"/>
      <w:bookmarkStart w:id="206" w:name="_Toc242047700"/>
      <w:r>
        <w:lastRenderedPageBreak/>
        <w:t>6.4 Relationships</w:t>
      </w:r>
      <w:bookmarkEnd w:id="205"/>
      <w:bookmarkEnd w:id="206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1183"/>
        <w:gridCol w:w="1425"/>
        <w:gridCol w:w="1203"/>
        <w:gridCol w:w="2186"/>
        <w:gridCol w:w="1706"/>
      </w:tblGrid>
      <w:tr w:rsidR="001A6616" w14:paraId="3098A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Parent</w:t>
            </w:r>
          </w:p>
        </w:tc>
        <w:tc>
          <w:tcPr>
            <w:tcW w:w="126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2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Verb</w:t>
            </w:r>
          </w:p>
        </w:tc>
        <w:tc>
          <w:tcPr>
            <w:tcW w:w="144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Child</w:t>
            </w:r>
          </w:p>
        </w:tc>
        <w:tc>
          <w:tcPr>
            <w:tcW w:w="126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Cardinality</w:t>
            </w:r>
          </w:p>
        </w:tc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Foreign key</w:t>
            </w:r>
          </w:p>
        </w:tc>
        <w:tc>
          <w:tcPr>
            <w:tcW w:w="189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When the parent is deleted</w:t>
            </w:r>
          </w:p>
        </w:tc>
      </w:tr>
      <w:tr w:rsidR="001A6616" w14:paraId="3098A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 booked in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bookings.machine_id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 allowed while children exist</w:t>
            </w:r>
          </w:p>
        </w:tc>
      </w:tr>
      <w:tr w:rsidR="001A6616" w14:paraId="3098A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B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makes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bookings.user_id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 rated in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feedback.machine_id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responds to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C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feedback.responded_by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receives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feedback.room_id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gives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D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feedback.user_id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writes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laundry_tips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laundry_tips.created_by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has outages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machine_outages.machine_id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E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deleted too</w:t>
            </w:r>
          </w:p>
        </w:tc>
      </w:tr>
      <w:tr w:rsidR="001A6616" w14:paraId="3098A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reports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machine_outages.reported_by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contains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machines.room_id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 allowed while children exist</w:t>
            </w:r>
          </w:p>
        </w:tc>
      </w:tr>
      <w:tr w:rsidR="001A6616" w14:paraId="3098A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9F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triggers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notifications.booking_id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deleted too</w:t>
            </w:r>
          </w:p>
        </w:tc>
      </w:tr>
      <w:tr w:rsidR="001A6616" w14:paraId="3098A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receives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notifications.user_id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deleted too</w:t>
            </w:r>
          </w:p>
        </w:tc>
      </w:tr>
      <w:tr w:rsidR="001A6616" w14:paraId="3098A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 home room of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0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0..1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users.room_id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kept; the link becomes empty</w:t>
            </w:r>
          </w:p>
        </w:tc>
      </w:tr>
      <w:tr w:rsidR="001A6616" w14:paraId="3098A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has waiting list</w:t>
            </w:r>
          </w:p>
        </w:tc>
        <w:tc>
          <w:tcPr>
            <w:tcW w:w="144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waitlist_entries</w:t>
            </w:r>
          </w:p>
        </w:tc>
        <w:tc>
          <w:tcPr>
            <w:tcW w:w="126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waitlist_entries.room_id</w:t>
            </w:r>
          </w:p>
        </w:tc>
        <w:tc>
          <w:tcPr>
            <w:tcW w:w="189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deleted too</w:t>
            </w:r>
          </w:p>
        </w:tc>
      </w:tr>
      <w:tr w:rsidR="001A6616" w14:paraId="3098A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joins</w:t>
            </w:r>
          </w:p>
        </w:tc>
        <w:tc>
          <w:tcPr>
            <w:tcW w:w="144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waitlist_entries</w:t>
            </w:r>
          </w:p>
        </w:tc>
        <w:tc>
          <w:tcPr>
            <w:tcW w:w="12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 to 0..many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waitlist_entries.user_id</w:t>
            </w:r>
          </w:p>
        </w:tc>
        <w:tc>
          <w:tcPr>
            <w:tcW w:w="18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1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Children are deleted too</w:t>
            </w:r>
          </w:p>
        </w:tc>
      </w:tr>
    </w:tbl>
    <w:p w14:paraId="3098AA21" w14:textId="77777777" w:rsidR="001A6616" w:rsidRDefault="002E4483">
      <w:pPr>
        <w:pStyle w:val="Heading2"/>
      </w:pPr>
      <w:bookmarkStart w:id="207" w:name="_Toc242047570"/>
      <w:bookmarkStart w:id="208" w:name="_Toc242047701"/>
      <w:r>
        <w:t>6.5 Unique keys</w:t>
      </w:r>
      <w:bookmarkEnd w:id="207"/>
      <w:bookmarkEnd w:id="208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2955"/>
        <w:gridCol w:w="1758"/>
        <w:gridCol w:w="2961"/>
      </w:tblGrid>
      <w:tr w:rsidR="001A6616" w14:paraId="3098A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2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Table</w:t>
            </w:r>
          </w:p>
        </w:tc>
        <w:tc>
          <w:tcPr>
            <w:tcW w:w="2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Unique key</w:t>
            </w:r>
          </w:p>
        </w:tc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Columns</w:t>
            </w:r>
          </w:p>
        </w:tc>
        <w:tc>
          <w:tcPr>
            <w:tcW w:w="315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Meaning</w:t>
            </w:r>
          </w:p>
        </w:tc>
      </w:tr>
      <w:tr w:rsidR="001A6616" w14:paraId="3098A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uq_bookings_machine_slot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machine_id, booking_date, slot_lock</w:t>
            </w:r>
          </w:p>
        </w:tc>
        <w:tc>
          <w:tcPr>
            <w:tcW w:w="3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machine can't be booked twice for the same slot (ignores cancelled and missed bookings)</w:t>
            </w:r>
          </w:p>
        </w:tc>
      </w:tr>
      <w:tr w:rsidR="001A6616" w14:paraId="3098A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uq_bookings_user_slot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user_id, booking_date, slot_lock</w:t>
            </w:r>
          </w:p>
        </w:tc>
        <w:tc>
          <w:tcPr>
            <w:tcW w:w="315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2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student can't hold two machines at the same time</w:t>
            </w:r>
          </w:p>
        </w:tc>
      </w:tr>
      <w:tr w:rsidR="001A6616" w14:paraId="3098A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uq_laundry_rooms_name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3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 names are unique</w:t>
            </w:r>
          </w:p>
        </w:tc>
      </w:tr>
      <w:tr w:rsidR="001A6616" w14:paraId="3098A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laundry_tips</w:t>
            </w:r>
          </w:p>
        </w:tc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uq_laundry_tips_title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title</w:t>
            </w:r>
          </w:p>
        </w:tc>
        <w:tc>
          <w:tcPr>
            <w:tcW w:w="315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Tip titles are unique</w:t>
            </w:r>
          </w:p>
        </w:tc>
      </w:tr>
      <w:tr w:rsidR="001A6616" w14:paraId="3098A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</w:t>
            </w:r>
          </w:p>
        </w:tc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uq_machine_outages_machine_open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machine_id, open_flag</w:t>
            </w:r>
          </w:p>
        </w:tc>
        <w:tc>
          <w:tcPr>
            <w:tcW w:w="3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3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At most one open outage per machine</w:t>
            </w:r>
          </w:p>
        </w:tc>
      </w:tr>
      <w:tr w:rsidR="001A6616" w14:paraId="3098A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uq_machines_room_code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room_id, code</w:t>
            </w:r>
          </w:p>
        </w:tc>
        <w:tc>
          <w:tcPr>
            <w:tcW w:w="315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 codes are unique within a room</w:t>
            </w:r>
          </w:p>
        </w:tc>
      </w:tr>
      <w:tr w:rsidR="001A6616" w14:paraId="3098A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uq_notifications_booking_kind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booking_id, kind</w:t>
            </w:r>
          </w:p>
        </w:tc>
        <w:tc>
          <w:tcPr>
            <w:tcW w:w="3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Each kind of notification is sent once per booking</w:t>
            </w:r>
          </w:p>
        </w:tc>
      </w:tr>
      <w:tr w:rsidR="001A6616" w14:paraId="3098A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uq_users_email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315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One account per email</w:t>
            </w:r>
          </w:p>
        </w:tc>
      </w:tr>
      <w:tr w:rsidR="001A6616" w14:paraId="3098A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4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7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uq_users_student_number</w:t>
            </w:r>
          </w:p>
        </w:tc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student_number</w:t>
            </w:r>
          </w:p>
        </w:tc>
        <w:tc>
          <w:tcPr>
            <w:tcW w:w="31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One account per student number</w:t>
            </w:r>
          </w:p>
        </w:tc>
      </w:tr>
      <w:tr w:rsidR="001A6616" w14:paraId="3098A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lastRenderedPageBreak/>
              <w:t>waitlist_entries</w:t>
            </w:r>
          </w:p>
        </w:tc>
        <w:tc>
          <w:tcPr>
            <w:tcW w:w="270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uq_waitlist_entries_user_room_date_kind</w:t>
            </w:r>
          </w:p>
        </w:tc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user_id, room_id, wait_date, kind</w:t>
            </w:r>
          </w:p>
        </w:tc>
        <w:tc>
          <w:tcPr>
            <w:tcW w:w="315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student joins a waiting list once</w:t>
            </w:r>
          </w:p>
        </w:tc>
      </w:tr>
    </w:tbl>
    <w:p w14:paraId="3098AA59" w14:textId="77777777" w:rsidR="001A6616" w:rsidRDefault="002E4483">
      <w:pPr>
        <w:pStyle w:val="Heading2"/>
      </w:pPr>
      <w:bookmarkStart w:id="209" w:name="_Toc242047571"/>
      <w:bookmarkStart w:id="210" w:name="_Toc242047702"/>
      <w:r>
        <w:t>6.6 Validation rules (CHECK constraints)</w:t>
      </w:r>
      <w:bookmarkEnd w:id="209"/>
      <w:bookmarkEnd w:id="210"/>
    </w:p>
    <w:p w14:paraId="3098AA5A" w14:textId="77777777" w:rsidR="001A6616" w:rsidRDefault="002E4483">
      <w:pPr>
        <w:spacing w:after="120" w:line="276" w:lineRule="auto"/>
      </w:pPr>
      <w:r>
        <w:t>These rules are enforced by MySQL itself, so invalid data is refused even if it does not come through the web pages.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2979"/>
        <w:gridCol w:w="4513"/>
      </w:tblGrid>
      <w:tr w:rsidR="001A6616" w14:paraId="3098A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B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Table</w:t>
            </w:r>
          </w:p>
        </w:tc>
        <w:tc>
          <w:tcPr>
            <w:tcW w:w="2979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C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Rule</w:t>
            </w:r>
          </w:p>
        </w:tc>
        <w:tc>
          <w:tcPr>
            <w:tcW w:w="4513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D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Meaning</w:t>
            </w:r>
          </w:p>
        </w:tc>
      </w:tr>
      <w:tr w:rsidR="001A6616" w14:paraId="3098A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5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chk_bookings_cancelled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cancellation time exists exactly when the status is cancelled</w:t>
            </w:r>
          </w:p>
        </w:tc>
      </w:tr>
      <w:tr w:rsidR="001A6616" w14:paraId="3098A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chk_bookings_collected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collection time exists exactly when the status is collected</w:t>
            </w:r>
          </w:p>
        </w:tc>
      </w:tr>
      <w:tr w:rsidR="001A6616" w14:paraId="3098A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chk_bookings_finishes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Start and finish times come together, and the finish is after the start</w:t>
            </w:r>
          </w:p>
        </w:tc>
      </w:tr>
      <w:tr w:rsidR="001A6616" w14:paraId="3098A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chk_bookings_started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start time exists exactly when the status is in progress, done or collected</w:t>
            </w:r>
          </w:p>
        </w:tc>
      </w:tr>
      <w:tr w:rsidR="001A6616" w14:paraId="3098A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6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chk_bookings_times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 end is after slot start</w:t>
            </w:r>
          </w:p>
        </w:tc>
      </w:tr>
      <w:tr w:rsidR="001A6616" w14:paraId="3098A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chk_feedback_comment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Comments and issues have a description of at least 5 characters</w:t>
            </w:r>
          </w:p>
        </w:tc>
      </w:tr>
      <w:tr w:rsidR="001A6616" w14:paraId="3098A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chk_feedback_rating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Rating is 1–5</w:t>
            </w:r>
          </w:p>
        </w:tc>
      </w:tr>
      <w:tr w:rsidR="001A6616" w14:paraId="3098A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chk_feedback_rating_kind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rating exists exactly when the kind is "rating"</w:t>
            </w:r>
          </w:p>
        </w:tc>
      </w:tr>
      <w:tr w:rsidR="001A6616" w14:paraId="3098A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7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feedback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chk_feedback_response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 reply and its time come together</w:t>
            </w:r>
          </w:p>
        </w:tc>
      </w:tr>
      <w:tr w:rsidR="001A6616" w14:paraId="3098A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chk_laundry_rooms_hours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Closing time is after opening time</w:t>
            </w:r>
          </w:p>
        </w:tc>
      </w:tr>
      <w:tr w:rsidR="001A6616" w14:paraId="3098A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chk_laundry_rooms_name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 name has at least 2 characters</w:t>
            </w:r>
          </w:p>
        </w:tc>
      </w:tr>
      <w:tr w:rsidR="001A6616" w14:paraId="3098A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laundry_rooms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chk_laundry_rooms_slot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 length is 30–240 minutes</w:t>
            </w:r>
          </w:p>
        </w:tc>
      </w:tr>
      <w:tr w:rsidR="001A6616" w14:paraId="3098A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8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laundry_tips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chk_laundry_tips_body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Tip text has at least 20 characters</w:t>
            </w:r>
          </w:p>
        </w:tc>
      </w:tr>
      <w:tr w:rsidR="001A6616" w14:paraId="3098A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laundry_tips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chk_laundry_tips_title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Tip title has at least 5 characters</w:t>
            </w:r>
          </w:p>
        </w:tc>
      </w:tr>
      <w:tr w:rsidR="001A6616" w14:paraId="3098A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chk_machine_outages_period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An outage ends after it starts</w:t>
            </w:r>
          </w:p>
        </w:tc>
      </w:tr>
      <w:tr w:rsidR="001A6616" w14:paraId="3098A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machine_outages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chk_machine_outages_reason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Reason has at least 5 characters</w:t>
            </w:r>
          </w:p>
        </w:tc>
      </w:tr>
      <w:tr w:rsidR="001A6616" w14:paraId="3098A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9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chk_machines_code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 code is not empty</w:t>
            </w:r>
          </w:p>
        </w:tc>
      </w:tr>
      <w:tr w:rsidR="001A6616" w14:paraId="3098A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chk_machines_cycle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Cycle time is 10–240 minutes</w:t>
            </w:r>
          </w:p>
        </w:tc>
      </w:tr>
      <w:tr w:rsidR="001A6616" w14:paraId="3098A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chk_notifications_message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Message has at least 5 characters</w:t>
            </w:r>
          </w:p>
        </w:tc>
      </w:tr>
      <w:tr w:rsidR="001A6616" w14:paraId="3098A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chk_users_email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Email looks like name@domain.tld</w:t>
            </w:r>
          </w:p>
        </w:tc>
      </w:tr>
      <w:tr w:rsidR="001A6616" w14:paraId="3098A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A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chk_users_full_name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Full name has at least 2 characters</w:t>
            </w:r>
          </w:p>
        </w:tc>
      </w:tr>
      <w:tr w:rsidR="001A6616" w14:paraId="3098A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chk_users_phone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Phone has 7–20 digits, spaces, +, - or brackets</w:t>
            </w:r>
          </w:p>
        </w:tc>
      </w:tr>
      <w:tr w:rsidR="001A6616" w14:paraId="3098A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97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chk_users_student_has_number</w:t>
            </w:r>
          </w:p>
        </w:tc>
        <w:tc>
          <w:tcPr>
            <w:tcW w:w="4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Every student has a student number</w:t>
            </w:r>
          </w:p>
        </w:tc>
      </w:tr>
      <w:tr w:rsidR="001A6616" w14:paraId="3098A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297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chk_users_student_number</w:t>
            </w:r>
          </w:p>
        </w:tc>
        <w:tc>
          <w:tcPr>
            <w:tcW w:w="4513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B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number is 8–10 digits</w:t>
            </w:r>
          </w:p>
        </w:tc>
      </w:tr>
    </w:tbl>
    <w:p w14:paraId="3098AABF" w14:textId="77777777" w:rsidR="001A6616" w:rsidRDefault="002E4483">
      <w:pPr>
        <w:pStyle w:val="Heading1"/>
        <w:pageBreakBefore/>
      </w:pPr>
      <w:bookmarkStart w:id="211" w:name="_Toc242047572"/>
      <w:bookmarkStart w:id="212" w:name="_Toc242047703"/>
      <w:r>
        <w:lastRenderedPageBreak/>
        <w:t>7. Data dictionary</w:t>
      </w:r>
      <w:bookmarkEnd w:id="211"/>
      <w:bookmarkEnd w:id="212"/>
    </w:p>
    <w:p w14:paraId="3098AAC0" w14:textId="77777777" w:rsidR="001A6616" w:rsidRDefault="002E4483">
      <w:pPr>
        <w:spacing w:after="120" w:line="276" w:lineRule="auto"/>
      </w:pPr>
      <w:r>
        <w:t>PK = primary key, FK = foreign key (→ the table it refers to), UQ = part of a unique key. "Null: Yes" means the value is optional.</w:t>
      </w:r>
    </w:p>
    <w:p w14:paraId="3098AAC1" w14:textId="77777777" w:rsidR="001A6616" w:rsidRDefault="002E4483">
      <w:pPr>
        <w:pStyle w:val="Heading2"/>
      </w:pPr>
      <w:bookmarkStart w:id="213" w:name="_Toc242047573"/>
      <w:bookmarkStart w:id="214" w:name="_Toc242047704"/>
      <w:r>
        <w:t>7.1 users</w:t>
      </w:r>
      <w:bookmarkEnd w:id="213"/>
      <w:bookmarkEnd w:id="214"/>
    </w:p>
    <w:p w14:paraId="3098AAC2" w14:textId="77777777" w:rsidR="001A6616" w:rsidRDefault="002E4483">
      <w:pPr>
        <w:spacing w:after="120" w:line="276" w:lineRule="auto"/>
      </w:pPr>
      <w:r>
        <w:t>Everyone who can log in: students and administrators.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user</w:t>
            </w:r>
          </w:p>
        </w:tc>
      </w:tr>
      <w:tr w:rsidR="001A6616" w14:paraId="3098A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C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full_name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varchar(100)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Full name (at least 2 characters)</w:t>
            </w:r>
          </w:p>
        </w:tc>
      </w:tr>
      <w:tr w:rsidR="001A6616" w14:paraId="3098A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varchar(150)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Email address, used to log in</w:t>
            </w:r>
          </w:p>
        </w:tc>
      </w:tr>
      <w:tr w:rsidR="001A6616" w14:paraId="3098A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student_number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varchar(12)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D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number, 8–10 digits (students only); also used to log in</w:t>
            </w:r>
          </w:p>
        </w:tc>
      </w:tr>
      <w:tr w:rsidR="001A6616" w14:paraId="3098A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password_hash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varchar(100)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bcrypt hash of the password (the password itself is never stored)</w:t>
            </w:r>
          </w:p>
        </w:tc>
      </w:tr>
      <w:tr w:rsidR="001A6616" w14:paraId="3098A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must_change_password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True after a reset: the user must choose a new password first</w:t>
            </w:r>
          </w:p>
        </w:tc>
      </w:tr>
      <w:tr w:rsidR="001A6616" w14:paraId="3098A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role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E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0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or admin</w:t>
            </w:r>
          </w:p>
        </w:tc>
      </w:tr>
      <w:tr w:rsidR="001A6616" w14:paraId="3098A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laundry_rooms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Home laundry room, opened first when booking</w:t>
            </w:r>
          </w:p>
        </w:tc>
      </w:tr>
      <w:tr w:rsidR="001A6616" w14:paraId="3098A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phone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varchar(20)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Phone number (optional)</w:t>
            </w:r>
          </w:p>
        </w:tc>
      </w:tr>
      <w:tr w:rsidR="001A6616" w14:paraId="3098A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AF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is_active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False when the administrator deactivated the account</w:t>
            </w:r>
          </w:p>
        </w:tc>
      </w:tr>
      <w:tr w:rsidR="001A6616" w14:paraId="3098A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account was created</w:t>
            </w:r>
          </w:p>
        </w:tc>
      </w:tr>
    </w:tbl>
    <w:p w14:paraId="3098AB0B" w14:textId="77777777" w:rsidR="001A6616" w:rsidRDefault="002E4483">
      <w:pPr>
        <w:pStyle w:val="Heading2"/>
      </w:pPr>
      <w:bookmarkStart w:id="215" w:name="_Toc242047574"/>
      <w:bookmarkStart w:id="216" w:name="_Toc242047705"/>
      <w:r>
        <w:t>7.2 laundry_rooms</w:t>
      </w:r>
      <w:bookmarkEnd w:id="215"/>
      <w:bookmarkEnd w:id="216"/>
    </w:p>
    <w:p w14:paraId="3098AB0C" w14:textId="77777777" w:rsidR="001A6616" w:rsidRDefault="002E4483">
      <w:pPr>
        <w:spacing w:after="120" w:line="276" w:lineRule="auto"/>
      </w:pPr>
      <w:r>
        <w:t>A laundry room with its opening hours and slot length. (Source: design: several laundry rooms.)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D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E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0F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0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room</w:t>
            </w:r>
          </w:p>
        </w:tc>
      </w:tr>
      <w:tr w:rsidR="001A6616" w14:paraId="3098A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varchar(100)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Name, e.g. "Residence A Laundry"</w:t>
            </w:r>
          </w:p>
        </w:tc>
      </w:tr>
      <w:tr w:rsidR="001A6616" w14:paraId="3098A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1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location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varchar(200)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Where it is (optional)</w:t>
            </w:r>
          </w:p>
        </w:tc>
      </w:tr>
      <w:tr w:rsidR="001A6616" w14:paraId="3098A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opens_at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Opening time</w:t>
            </w:r>
          </w:p>
        </w:tc>
      </w:tr>
      <w:tr w:rsidR="001A6616" w14:paraId="3098A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closes_at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E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2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Closing time (after opening time)</w:t>
            </w:r>
          </w:p>
        </w:tc>
      </w:tr>
      <w:tr w:rsidR="001A6616" w14:paraId="3098A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slot_minutes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Length of one booking slot, 30–240 minutes</w:t>
            </w:r>
          </w:p>
        </w:tc>
      </w:tr>
      <w:tr w:rsidR="001A6616" w14:paraId="3098A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is_active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False when the room is closed for bookings</w:t>
            </w:r>
          </w:p>
        </w:tc>
      </w:tr>
      <w:tr w:rsidR="001A6616" w14:paraId="3098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3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0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room was added</w:t>
            </w:r>
          </w:p>
        </w:tc>
      </w:tr>
    </w:tbl>
    <w:p w14:paraId="3098AB43" w14:textId="77777777" w:rsidR="001A6616" w:rsidRDefault="002E4483">
      <w:pPr>
        <w:pStyle w:val="Heading2"/>
      </w:pPr>
      <w:bookmarkStart w:id="217" w:name="_Toc242047575"/>
      <w:bookmarkStart w:id="218" w:name="_Toc242047706"/>
      <w:r>
        <w:t>7.3 machines</w:t>
      </w:r>
      <w:bookmarkEnd w:id="217"/>
      <w:bookmarkEnd w:id="218"/>
    </w:p>
    <w:p w14:paraId="3098AB44" w14:textId="77777777" w:rsidR="001A6616" w:rsidRDefault="002E4483">
      <w:pPr>
        <w:spacing w:after="120" w:line="276" w:lineRule="auto"/>
      </w:pPr>
      <w:r>
        <w:t>A washer or dryer in a laundry room.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4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machine</w:t>
            </w:r>
          </w:p>
        </w:tc>
      </w:tr>
      <w:tr w:rsidR="001A6616" w14:paraId="3098A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lastRenderedPageBreak/>
              <w:t>room_id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laundry_rooms, 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 the machine is in</w:t>
            </w:r>
          </w:p>
        </w:tc>
      </w:tr>
      <w:tr w:rsidR="001A6616" w14:paraId="3098A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code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varchar(20)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Short code written on the machine, e.g. W1 (unique in its room)</w:t>
            </w:r>
          </w:p>
        </w:tc>
      </w:tr>
      <w:tr w:rsidR="001A6616" w14:paraId="3098A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kind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5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0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washer or dryer</w:t>
            </w:r>
          </w:p>
        </w:tc>
      </w:tr>
      <w:tr w:rsidR="001A6616" w14:paraId="3098A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cycle_minutes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6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Length of one cycle, 10–240 minutes</w:t>
            </w:r>
          </w:p>
        </w:tc>
      </w:tr>
      <w:tr w:rsidR="001A6616" w14:paraId="3098A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is_active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False when the machine is retired</w:t>
            </w:r>
          </w:p>
        </w:tc>
      </w:tr>
      <w:tr w:rsidR="001A6616" w14:paraId="3098A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6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machine was added</w:t>
            </w:r>
          </w:p>
        </w:tc>
      </w:tr>
    </w:tbl>
    <w:p w14:paraId="3098AB75" w14:textId="77777777" w:rsidR="001A6616" w:rsidRDefault="002E4483">
      <w:pPr>
        <w:pStyle w:val="Heading2"/>
      </w:pPr>
      <w:bookmarkStart w:id="219" w:name="_Toc242047576"/>
      <w:bookmarkStart w:id="220" w:name="_Toc242047707"/>
      <w:r>
        <w:t>7.4 bookings</w:t>
      </w:r>
      <w:bookmarkEnd w:id="219"/>
      <w:bookmarkEnd w:id="220"/>
    </w:p>
    <w:p w14:paraId="3098AB76" w14:textId="77777777" w:rsidR="001A6616" w:rsidRDefault="002E4483">
      <w:pPr>
        <w:spacing w:after="120" w:line="276" w:lineRule="auto"/>
      </w:pPr>
      <w:r>
        <w:t>A student's booking of one machine for one slot, and what happened to it.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B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7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booking</w:t>
            </w:r>
          </w:p>
        </w:tc>
      </w:tr>
      <w:tr w:rsidR="001A6616" w14:paraId="3098A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users, 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who booked (empty if the account was deleted)</w:t>
            </w:r>
          </w:p>
        </w:tc>
      </w:tr>
      <w:tr w:rsidR="001A6616" w14:paraId="3098A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machines, 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 booked</w:t>
            </w:r>
          </w:p>
        </w:tc>
      </w:tr>
      <w:tr w:rsidR="001A6616" w14:paraId="3098A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8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booking_date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Day of the booking</w:t>
            </w:r>
          </w:p>
        </w:tc>
      </w:tr>
      <w:tr w:rsidR="001A6616" w14:paraId="3098A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slot_start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Start of the slot</w:t>
            </w:r>
          </w:p>
        </w:tc>
      </w:tr>
      <w:tr w:rsidR="001A6616" w14:paraId="3098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slot_end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E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9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End of the slot (after the start)</w:t>
            </w:r>
          </w:p>
        </w:tc>
      </w:tr>
      <w:tr w:rsidR="001A6616" w14:paraId="3098A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booked, in_progress, done, collected, cancelled or no_show</w:t>
            </w:r>
          </w:p>
        </w:tc>
      </w:tr>
      <w:tr w:rsidR="001A6616" w14:paraId="3098A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started_at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Start cycle was tapped</w:t>
            </w:r>
          </w:p>
        </w:tc>
      </w:tr>
      <w:tr w:rsidR="001A6616" w14:paraId="3098A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finishes_at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A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0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cycle finishes (start + cycle time)</w:t>
            </w:r>
          </w:p>
        </w:tc>
      </w:tr>
      <w:tr w:rsidR="001A6616" w14:paraId="3098A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collected_at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6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Collected was tapped</w:t>
            </w:r>
          </w:p>
        </w:tc>
      </w:tr>
      <w:tr w:rsidR="001A6616" w14:paraId="3098A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cancelled_at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booking was cancelled</w:t>
            </w:r>
          </w:p>
        </w:tc>
      </w:tr>
      <w:tr w:rsidR="001A6616" w14:paraId="3098A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B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booking was made</w:t>
            </w:r>
          </w:p>
        </w:tc>
      </w:tr>
      <w:tr w:rsidR="001A6616" w14:paraId="3098A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updated_at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booking last changed</w:t>
            </w:r>
          </w:p>
        </w:tc>
      </w:tr>
      <w:tr w:rsidR="001A6616" w14:paraId="3098A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slot_lock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C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Generated: the slot start for a live booking, empty when cancelled or missed (makes double bookings impossible)</w:t>
            </w:r>
          </w:p>
        </w:tc>
      </w:tr>
    </w:tbl>
    <w:p w14:paraId="3098ABD1" w14:textId="77777777" w:rsidR="001A6616" w:rsidRDefault="002E4483">
      <w:pPr>
        <w:pStyle w:val="Heading2"/>
      </w:pPr>
      <w:bookmarkStart w:id="221" w:name="_Toc242047577"/>
      <w:bookmarkStart w:id="222" w:name="_Toc242047708"/>
      <w:r>
        <w:t>7.5 notifications</w:t>
      </w:r>
      <w:bookmarkEnd w:id="221"/>
      <w:bookmarkEnd w:id="222"/>
    </w:p>
    <w:p w14:paraId="3098ABD2" w14:textId="77777777" w:rsidR="001A6616" w:rsidRDefault="002E4483">
      <w:pPr>
        <w:spacing w:after="120" w:line="276" w:lineRule="auto"/>
      </w:pPr>
      <w:r>
        <w:t>A message to one user (reminder, cycle done, machine free …).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notification</w:t>
            </w:r>
          </w:p>
        </w:tc>
      </w:tr>
      <w:tr w:rsidR="001A6616" w14:paraId="3098A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D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Who receives it</w:t>
            </w:r>
          </w:p>
        </w:tc>
      </w:tr>
      <w:tr w:rsidR="001A6616" w14:paraId="3098A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booking_id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bookings, 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Booking it is about (optional)</w:t>
            </w:r>
          </w:p>
        </w:tc>
      </w:tr>
      <w:tr w:rsidR="001A6616" w14:paraId="3098A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kind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E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reminder, cycle_done, machine_free, booking_cancelled, no_show or feedback_reply</w:t>
            </w:r>
          </w:p>
        </w:tc>
      </w:tr>
      <w:tr w:rsidR="001A6616" w14:paraId="3098A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message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varchar(255)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Text shown to the user</w:t>
            </w:r>
          </w:p>
        </w:tc>
      </w:tr>
      <w:tr w:rsidR="001A6616" w14:paraId="3098A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was sent</w:t>
            </w:r>
          </w:p>
        </w:tc>
      </w:tr>
      <w:tr w:rsidR="001A6616" w14:paraId="3098A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lastRenderedPageBreak/>
              <w:t>read_at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BF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0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was read (empty = unread)</w:t>
            </w:r>
          </w:p>
        </w:tc>
      </w:tr>
    </w:tbl>
    <w:p w14:paraId="3098AC03" w14:textId="77777777" w:rsidR="001A6616" w:rsidRDefault="002E4483">
      <w:pPr>
        <w:pStyle w:val="Heading2"/>
      </w:pPr>
      <w:bookmarkStart w:id="223" w:name="_Toc242047578"/>
      <w:bookmarkStart w:id="224" w:name="_Toc242047709"/>
      <w:r>
        <w:t>7.6 waitlist_entries</w:t>
      </w:r>
      <w:bookmarkEnd w:id="223"/>
      <w:bookmarkEnd w:id="224"/>
    </w:p>
    <w:p w14:paraId="3098AC04" w14:textId="77777777" w:rsidR="001A6616" w:rsidRDefault="002E4483">
      <w:pPr>
        <w:spacing w:after="120" w:line="276" w:lineRule="auto"/>
      </w:pPr>
      <w:r>
        <w:t>A student waiting for a washer or dryer in a room on a day. (Source: design: waiting list.)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6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0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entry</w:t>
            </w:r>
          </w:p>
        </w:tc>
      </w:tr>
      <w:tr w:rsidR="001A6616" w14:paraId="3098A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users, 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waiting</w:t>
            </w:r>
          </w:p>
        </w:tc>
      </w:tr>
      <w:tr w:rsidR="001A6616" w14:paraId="3098A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room_id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laundry_rooms, 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</w:t>
            </w:r>
          </w:p>
        </w:tc>
      </w:tr>
      <w:tr w:rsidR="001A6616" w14:paraId="3098A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wait_date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1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Day</w:t>
            </w:r>
          </w:p>
        </w:tc>
      </w:tr>
      <w:tr w:rsidR="001A6616" w14:paraId="3098A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kind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washer or dryer</w:t>
            </w:r>
          </w:p>
        </w:tc>
      </w:tr>
      <w:tr w:rsidR="001A6616" w14:paraId="3098A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student joined (decides the order)</w:t>
            </w:r>
          </w:p>
        </w:tc>
      </w:tr>
      <w:tr w:rsidR="001A6616" w14:paraId="3098A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2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notified_at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student was told a machine is free</w:t>
            </w:r>
          </w:p>
        </w:tc>
      </w:tr>
    </w:tbl>
    <w:p w14:paraId="3098AC35" w14:textId="77777777" w:rsidR="001A6616" w:rsidRDefault="002E4483">
      <w:pPr>
        <w:pStyle w:val="Heading2"/>
      </w:pPr>
      <w:bookmarkStart w:id="225" w:name="_Toc242047579"/>
      <w:bookmarkStart w:id="226" w:name="_Toc242047710"/>
      <w:r>
        <w:t>7.7 machine_outages</w:t>
      </w:r>
      <w:bookmarkEnd w:id="225"/>
      <w:bookmarkEnd w:id="226"/>
    </w:p>
    <w:p w14:paraId="3098AC36" w14:textId="77777777" w:rsidR="001A6616" w:rsidRDefault="002E4483">
      <w:pPr>
        <w:spacing w:after="120" w:line="276" w:lineRule="auto"/>
      </w:pPr>
      <w:r>
        <w:t>A period during which a machine is out of order. (Source: design: out-of-order machines.)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7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8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B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3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outage</w:t>
            </w:r>
          </w:p>
        </w:tc>
      </w:tr>
      <w:tr w:rsidR="001A6616" w14:paraId="3098A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machines, UQ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 that is out of order</w:t>
            </w:r>
          </w:p>
        </w:tc>
      </w:tr>
      <w:tr w:rsidR="001A6616" w14:paraId="3098A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varchar(255)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Why (at least 5 characters)</w:t>
            </w:r>
          </w:p>
        </w:tc>
      </w:tr>
      <w:tr w:rsidR="001A6616" w14:paraId="3098A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4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reported_by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Administrator who recorded it</w:t>
            </w:r>
          </w:p>
        </w:tc>
      </w:tr>
      <w:tr w:rsidR="001A6616" w14:paraId="3098A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started_at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went out of order</w:t>
            </w:r>
          </w:p>
        </w:tc>
      </w:tr>
      <w:tr w:rsidR="001A6616" w14:paraId="3098A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ended_at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E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5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was back in service (empty = still out of order)</w:t>
            </w:r>
          </w:p>
        </w:tc>
      </w:tr>
      <w:tr w:rsidR="001A6616" w14:paraId="3098A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open_flag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Generated: 1 while the outage is open (allows only one open outage per machine)</w:t>
            </w:r>
          </w:p>
        </w:tc>
      </w:tr>
    </w:tbl>
    <w:p w14:paraId="3098AC67" w14:textId="77777777" w:rsidR="001A6616" w:rsidRDefault="002E4483">
      <w:pPr>
        <w:pStyle w:val="Heading2"/>
      </w:pPr>
      <w:bookmarkStart w:id="227" w:name="_Toc242047580"/>
      <w:bookmarkStart w:id="228" w:name="_Toc242047711"/>
      <w:r>
        <w:t>7.8 laundry_tips</w:t>
      </w:r>
      <w:bookmarkEnd w:id="227"/>
      <w:bookmarkEnd w:id="228"/>
    </w:p>
    <w:p w14:paraId="3098AC68" w14:textId="77777777" w:rsidR="001A6616" w:rsidRDefault="002E4483">
      <w:pPr>
        <w:spacing w:after="120" w:line="276" w:lineRule="auto"/>
      </w:pPr>
      <w:r>
        <w:t>A laundry tip in one of the four categories.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9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A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B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C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D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6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tip</w:t>
            </w:r>
          </w:p>
        </w:tc>
      </w:tr>
      <w:tr w:rsidR="001A6616" w14:paraId="3098A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category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sorting, detergents, fabrics or maintenance</w:t>
            </w:r>
          </w:p>
        </w:tc>
      </w:tr>
      <w:tr w:rsidR="001A6616" w14:paraId="3098A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title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varchar(150)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UQ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7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Title (unique)</w:t>
            </w:r>
          </w:p>
        </w:tc>
      </w:tr>
      <w:tr w:rsidR="001A6616" w14:paraId="3098A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body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The tip (at least 20 characters)</w:t>
            </w:r>
          </w:p>
        </w:tc>
      </w:tr>
      <w:tr w:rsidR="001A6616" w14:paraId="3098A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is_published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False for a draft that students don't see</w:t>
            </w:r>
          </w:p>
        </w:tc>
      </w:tr>
      <w:tr w:rsidR="001A6616" w14:paraId="3098A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created_by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8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Administrator who wrote it</w:t>
            </w:r>
          </w:p>
        </w:tc>
      </w:tr>
      <w:tr w:rsidR="001A6616" w14:paraId="3098A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6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was written</w:t>
            </w:r>
          </w:p>
        </w:tc>
      </w:tr>
      <w:tr w:rsidR="001A6616" w14:paraId="3098A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updated_at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9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it was last changed</w:t>
            </w:r>
          </w:p>
        </w:tc>
      </w:tr>
    </w:tbl>
    <w:p w14:paraId="3098AC9F" w14:textId="77777777" w:rsidR="001A6616" w:rsidRDefault="002E4483">
      <w:pPr>
        <w:pStyle w:val="Heading2"/>
      </w:pPr>
      <w:bookmarkStart w:id="229" w:name="_Toc242047581"/>
      <w:bookmarkStart w:id="230" w:name="_Toc242047712"/>
      <w:r>
        <w:lastRenderedPageBreak/>
        <w:t>7.9 feedback</w:t>
      </w:r>
      <w:bookmarkEnd w:id="229"/>
      <w:bookmarkEnd w:id="230"/>
    </w:p>
    <w:p w14:paraId="3098ACA0" w14:textId="77777777" w:rsidR="001A6616" w:rsidRDefault="002E4483">
      <w:pPr>
        <w:spacing w:after="120" w:line="276" w:lineRule="auto"/>
      </w:pPr>
      <w:r>
        <w:t>A rating, comment or issue from a student, and the administrator's reply. (Source: requirements.)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632"/>
        <w:gridCol w:w="1534"/>
        <w:gridCol w:w="3701"/>
      </w:tblGrid>
      <w:tr w:rsidR="001A6616" w14:paraId="3098A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Column</w:t>
            </w:r>
          </w:p>
        </w:tc>
        <w:tc>
          <w:tcPr>
            <w:tcW w:w="135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2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632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34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4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Key</w:t>
            </w:r>
          </w:p>
        </w:tc>
        <w:tc>
          <w:tcPr>
            <w:tcW w:w="370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5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1A6616" w14:paraId="3098A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PK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Unique number of the feedback</w:t>
            </w:r>
          </w:p>
        </w:tc>
      </w:tr>
      <w:tr w:rsidR="001A6616" w14:paraId="3098A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user_id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A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Student who sent it</w:t>
            </w:r>
          </w:p>
        </w:tc>
      </w:tr>
      <w:tr w:rsidR="001A6616" w14:paraId="3098A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room_id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laundry_rooms</w:t>
            </w: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Laundry room it is about</w:t>
            </w:r>
          </w:p>
        </w:tc>
      </w:tr>
      <w:tr w:rsidR="001A6616" w14:paraId="3098A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machine_id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machines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Machine it is about (optional)</w:t>
            </w:r>
          </w:p>
        </w:tc>
      </w:tr>
      <w:tr w:rsidR="001A6616" w14:paraId="3098A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B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kind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2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rating, comment or issue</w:t>
            </w:r>
          </w:p>
        </w:tc>
      </w:tr>
      <w:tr w:rsidR="001A6616" w14:paraId="3098A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rating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6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tinyint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8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1–5 stars (ratings only)</w:t>
            </w:r>
          </w:p>
        </w:tc>
      </w:tr>
      <w:tr w:rsidR="001A6616" w14:paraId="3098A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comment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C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E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C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Comment or description of the issue</w:t>
            </w:r>
          </w:p>
        </w:tc>
      </w:tr>
      <w:tr w:rsidR="001A6616" w14:paraId="3098A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2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enum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4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new, in_progress, resolved or dismissed</w:t>
            </w:r>
          </w:p>
        </w:tc>
      </w:tr>
      <w:tr w:rsidR="001A6616" w14:paraId="3098A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admin_response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8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text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A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The administrator's reply</w:t>
            </w:r>
          </w:p>
        </w:tc>
      </w:tr>
      <w:tr w:rsidR="001A6616" w14:paraId="3098A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responded_by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E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DF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0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FK → users</w:t>
            </w: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1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Administrator who replied</w:t>
            </w:r>
          </w:p>
        </w:tc>
      </w:tr>
      <w:tr w:rsidR="001A6616" w14:paraId="3098A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3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responded_at</w:t>
            </w:r>
          </w:p>
        </w:tc>
        <w:tc>
          <w:tcPr>
            <w:tcW w:w="13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4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63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5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6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7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reply was sent</w:t>
            </w:r>
          </w:p>
        </w:tc>
      </w:tr>
      <w:tr w:rsidR="001A6616" w14:paraId="3098A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9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created_at</w:t>
            </w:r>
          </w:p>
        </w:tc>
        <w:tc>
          <w:tcPr>
            <w:tcW w:w="135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A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timestamp</w:t>
            </w:r>
          </w:p>
        </w:tc>
        <w:tc>
          <w:tcPr>
            <w:tcW w:w="632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B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5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C" w14:textId="77777777" w:rsidR="001A6616" w:rsidRDefault="001A6616">
            <w:pPr>
              <w:spacing w:line="252" w:lineRule="auto"/>
            </w:pPr>
          </w:p>
        </w:tc>
        <w:tc>
          <w:tcPr>
            <w:tcW w:w="370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ED" w14:textId="77777777" w:rsidR="001A6616" w:rsidRDefault="002E4483">
            <w:pPr>
              <w:spacing w:line="252" w:lineRule="auto"/>
            </w:pPr>
            <w:r>
              <w:rPr>
                <w:sz w:val="16"/>
                <w:szCs w:val="16"/>
              </w:rPr>
              <w:t>When the feedback was sent</w:t>
            </w:r>
          </w:p>
        </w:tc>
      </w:tr>
    </w:tbl>
    <w:p w14:paraId="3098ACEF" w14:textId="77777777" w:rsidR="001A6616" w:rsidRDefault="002E4483">
      <w:pPr>
        <w:pStyle w:val="Heading1"/>
        <w:pageBreakBefore/>
      </w:pPr>
      <w:bookmarkStart w:id="231" w:name="_Toc242047582"/>
      <w:bookmarkStart w:id="232" w:name="_Toc242047713"/>
      <w:r>
        <w:lastRenderedPageBreak/>
        <w:t>8. Requirements traceability</w:t>
      </w:r>
      <w:bookmarkEnd w:id="231"/>
      <w:bookmarkEnd w:id="232"/>
    </w:p>
    <w:p w14:paraId="3098ACF0" w14:textId="77777777" w:rsidR="001A6616" w:rsidRDefault="002E4483">
      <w:pPr>
        <w:spacing w:after="120" w:line="276" w:lineRule="auto"/>
      </w:pPr>
      <w:r>
        <w:t>Where each group of requirements is stored and which pages provide it.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610"/>
        <w:gridCol w:w="3611"/>
      </w:tblGrid>
      <w:tr w:rsidR="001A6616" w14:paraId="3098A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1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361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2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Tables</w:t>
            </w:r>
          </w:p>
        </w:tc>
        <w:tc>
          <w:tcPr>
            <w:tcW w:w="3611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3" w14:textId="77777777" w:rsidR="001A6616" w:rsidRDefault="002E4483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</w:tr>
      <w:tr w:rsidR="001A6616" w14:paraId="3098A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FR-01 – FR-05</w:t>
            </w:r>
          </w:p>
        </w:tc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36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Register / Log in, Profile, People</w:t>
            </w:r>
          </w:p>
        </w:tc>
      </w:tr>
      <w:tr w:rsidR="001A6616" w14:paraId="3098A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FR-06 – FR-11</w:t>
            </w:r>
          </w:p>
        </w:tc>
        <w:tc>
          <w:tcPr>
            <w:tcW w:w="36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laundry_rooms, machines, bookings</w:t>
            </w:r>
          </w:p>
        </w:tc>
        <w:tc>
          <w:tcPr>
            <w:tcW w:w="361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 a machine, My laundry</w:t>
            </w:r>
          </w:p>
        </w:tc>
      </w:tr>
      <w:tr w:rsidR="001A6616" w14:paraId="3098A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E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waitlist_entries</w:t>
            </w:r>
          </w:p>
        </w:tc>
        <w:tc>
          <w:tcPr>
            <w:tcW w:w="36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CF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 a machine, My laundry</w:t>
            </w:r>
          </w:p>
        </w:tc>
      </w:tr>
      <w:tr w:rsidR="001A6616" w14:paraId="3098A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1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FR-13 – FR-17</w:t>
            </w:r>
          </w:p>
        </w:tc>
        <w:tc>
          <w:tcPr>
            <w:tcW w:w="36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61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Bell, Notifications</w:t>
            </w:r>
          </w:p>
        </w:tc>
      </w:tr>
      <w:tr w:rsidR="001A6616" w14:paraId="3098A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5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FR-18 – FR-19</w:t>
            </w:r>
          </w:p>
        </w:tc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6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laundry_tips</w:t>
            </w:r>
          </w:p>
        </w:tc>
        <w:tc>
          <w:tcPr>
            <w:tcW w:w="36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7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Laundry tips</w:t>
            </w:r>
          </w:p>
        </w:tc>
      </w:tr>
      <w:tr w:rsidR="001A6616" w14:paraId="3098A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9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FR-20 – FR-22</w:t>
            </w:r>
          </w:p>
        </w:tc>
        <w:tc>
          <w:tcPr>
            <w:tcW w:w="36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A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feedback</w:t>
            </w:r>
          </w:p>
        </w:tc>
        <w:tc>
          <w:tcPr>
            <w:tcW w:w="361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B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Feedback</w:t>
            </w:r>
          </w:p>
        </w:tc>
      </w:tr>
      <w:tr w:rsidR="001A6616" w14:paraId="3098A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D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FR-23 – FR-25</w:t>
            </w:r>
          </w:p>
        </w:tc>
        <w:tc>
          <w:tcPr>
            <w:tcW w:w="36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E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machines, laundry_rooms, machine_outages</w:t>
            </w:r>
          </w:p>
        </w:tc>
        <w:tc>
          <w:tcPr>
            <w:tcW w:w="36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0F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Machines &amp; rooms</w:t>
            </w:r>
          </w:p>
        </w:tc>
      </w:tr>
      <w:tr w:rsidR="001A6616" w14:paraId="3098A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11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FR-26 – FR-28</w:t>
            </w:r>
          </w:p>
        </w:tc>
        <w:tc>
          <w:tcPr>
            <w:tcW w:w="361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12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bookings, feedback (read)</w:t>
            </w:r>
          </w:p>
        </w:tc>
        <w:tc>
          <w:tcPr>
            <w:tcW w:w="3611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AD13" w14:textId="77777777" w:rsidR="001A6616" w:rsidRDefault="002E4483">
            <w:pPr>
              <w:spacing w:line="252" w:lineRule="auto"/>
            </w:pPr>
            <w:r>
              <w:rPr>
                <w:sz w:val="18"/>
                <w:szCs w:val="18"/>
              </w:rPr>
              <w:t>Dashboard, Bookings, Feedback</w:t>
            </w:r>
          </w:p>
        </w:tc>
      </w:tr>
    </w:tbl>
    <w:p w14:paraId="3098AD15" w14:textId="77777777" w:rsidR="001A6616" w:rsidRDefault="002E4483">
      <w:pPr>
        <w:pBdr>
          <w:left w:val="single" w:sz="18" w:space="8" w:color="000000"/>
        </w:pBdr>
        <w:shd w:val="clear" w:color="auto" w:fill="F2F2F2"/>
        <w:spacing w:before="120" w:after="200" w:line="264" w:lineRule="auto"/>
        <w:ind w:left="160" w:right="160"/>
      </w:pPr>
      <w:r>
        <w:t>All requirements are verified by automated tests: database constraint tests, end-to-end API tests, browser tests and concurrency/performance tests (see the Test Report).</w:t>
      </w:r>
    </w:p>
    <w:sectPr w:rsidR="001A6616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4696" w14:textId="77777777" w:rsidR="002E4483" w:rsidRDefault="002E4483">
      <w:r>
        <w:separator/>
      </w:r>
    </w:p>
  </w:endnote>
  <w:endnote w:type="continuationSeparator" w:id="0">
    <w:p w14:paraId="1EFDD9E2" w14:textId="77777777" w:rsidR="002E4483" w:rsidRDefault="002E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AD1A" w14:textId="5F456299" w:rsidR="001A6616" w:rsidRDefault="002E4483">
    <w:pPr>
      <w:jc w:val="center"/>
    </w:pPr>
    <w:r>
      <w:rPr>
        <w:color w:val="595959"/>
        <w:sz w:val="16"/>
        <w:szCs w:val="16"/>
      </w:rPr>
      <w:t xml:space="preserve">Campus Laundry · Requirements Specification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778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AD26" w14:textId="77777777" w:rsidR="002E4483" w:rsidRDefault="002E4483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AD1B" w14:textId="03E47368" w:rsidR="001A6616" w:rsidRDefault="002E4483">
    <w:pPr>
      <w:jc w:val="center"/>
    </w:pPr>
    <w:r>
      <w:rPr>
        <w:color w:val="595959"/>
        <w:sz w:val="16"/>
        <w:szCs w:val="16"/>
      </w:rPr>
      <w:t xml:space="preserve">Campus Laundry · Requirements Specification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7788">
      <w:rPr>
        <w:noProof/>
        <w:color w:val="595959"/>
        <w:sz w:val="16"/>
        <w:szCs w:val="16"/>
      </w:rPr>
      <w:t>12</w:t>
    </w:r>
    <w:r>
      <w:rPr>
        <w:color w:val="595959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AD1C" w14:textId="6E2C1EDE" w:rsidR="001A6616" w:rsidRDefault="002E4483">
    <w:pPr>
      <w:jc w:val="center"/>
    </w:pPr>
    <w:r>
      <w:rPr>
        <w:color w:val="595959"/>
        <w:sz w:val="16"/>
        <w:szCs w:val="16"/>
      </w:rPr>
      <w:t xml:space="preserve">Campus Laundry · Requirements Specification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7788">
      <w:rPr>
        <w:noProof/>
        <w:color w:val="595959"/>
        <w:sz w:val="16"/>
        <w:szCs w:val="16"/>
      </w:rPr>
      <w:t>13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777F" w14:textId="77777777" w:rsidR="002E4483" w:rsidRDefault="002E4483">
      <w:r>
        <w:separator/>
      </w:r>
    </w:p>
  </w:footnote>
  <w:footnote w:type="continuationSeparator" w:id="0">
    <w:p w14:paraId="72BAAB53" w14:textId="77777777" w:rsidR="002E4483" w:rsidRDefault="002E4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BEC2" w14:textId="77777777" w:rsidR="00A942B0" w:rsidRDefault="00A94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2A06"/>
    <w:multiLevelType w:val="hybridMultilevel"/>
    <w:tmpl w:val="BCBAC044"/>
    <w:lvl w:ilvl="0" w:tplc="8480BAB4" w:tentative="1">
      <w:start w:val="1"/>
      <w:numFmt w:val="bullet"/>
      <w:lvlText w:val="•"/>
      <w:lvlJc w:val="left"/>
      <w:pPr>
        <w:ind w:left="540" w:hanging="270"/>
      </w:pPr>
    </w:lvl>
    <w:lvl w:ilvl="1" w:tplc="FE689B88">
      <w:numFmt w:val="decimal"/>
      <w:lvlText w:val=""/>
      <w:lvlJc w:val="left"/>
    </w:lvl>
    <w:lvl w:ilvl="2" w:tplc="2DEC056C">
      <w:numFmt w:val="decimal"/>
      <w:lvlText w:val=""/>
      <w:lvlJc w:val="left"/>
    </w:lvl>
    <w:lvl w:ilvl="3" w:tplc="487C22E4">
      <w:numFmt w:val="decimal"/>
      <w:lvlText w:val=""/>
      <w:lvlJc w:val="left"/>
    </w:lvl>
    <w:lvl w:ilvl="4" w:tplc="D212A5B0">
      <w:numFmt w:val="decimal"/>
      <w:lvlText w:val=""/>
      <w:lvlJc w:val="left"/>
    </w:lvl>
    <w:lvl w:ilvl="5" w:tplc="E70E95EC">
      <w:numFmt w:val="decimal"/>
      <w:lvlText w:val=""/>
      <w:lvlJc w:val="left"/>
    </w:lvl>
    <w:lvl w:ilvl="6" w:tplc="23700196">
      <w:numFmt w:val="decimal"/>
      <w:lvlText w:val=""/>
      <w:lvlJc w:val="left"/>
    </w:lvl>
    <w:lvl w:ilvl="7" w:tplc="59B27E4A">
      <w:numFmt w:val="decimal"/>
      <w:lvlText w:val=""/>
      <w:lvlJc w:val="left"/>
    </w:lvl>
    <w:lvl w:ilvl="8" w:tplc="54A6E6CC">
      <w:numFmt w:val="decimal"/>
      <w:lvlText w:val=""/>
      <w:lvlJc w:val="left"/>
    </w:lvl>
  </w:abstractNum>
  <w:abstractNum w:abstractNumId="1" w15:restartNumberingAfterBreak="0">
    <w:nsid w:val="23843AAA"/>
    <w:multiLevelType w:val="hybridMultilevel"/>
    <w:tmpl w:val="7396D48E"/>
    <w:lvl w:ilvl="0" w:tplc="E6222804" w:tentative="1">
      <w:start w:val="1"/>
      <w:numFmt w:val="bullet"/>
      <w:lvlText w:val="●"/>
      <w:lvlJc w:val="left"/>
      <w:pPr>
        <w:ind w:left="720" w:hanging="360"/>
      </w:pPr>
    </w:lvl>
    <w:lvl w:ilvl="1" w:tplc="8AAA02B4" w:tentative="1">
      <w:start w:val="1"/>
      <w:numFmt w:val="bullet"/>
      <w:lvlText w:val="○"/>
      <w:lvlJc w:val="left"/>
      <w:pPr>
        <w:ind w:left="1440" w:hanging="360"/>
      </w:pPr>
    </w:lvl>
    <w:lvl w:ilvl="2" w:tplc="13E48A00" w:tentative="1">
      <w:start w:val="1"/>
      <w:numFmt w:val="bullet"/>
      <w:lvlText w:val="■"/>
      <w:lvlJc w:val="left"/>
      <w:pPr>
        <w:ind w:left="2160" w:hanging="360"/>
      </w:pPr>
    </w:lvl>
    <w:lvl w:ilvl="3" w:tplc="C37E5852" w:tentative="1">
      <w:start w:val="1"/>
      <w:numFmt w:val="bullet"/>
      <w:lvlText w:val="●"/>
      <w:lvlJc w:val="left"/>
      <w:pPr>
        <w:ind w:left="2880" w:hanging="360"/>
      </w:pPr>
    </w:lvl>
    <w:lvl w:ilvl="4" w:tplc="C646FECA" w:tentative="1">
      <w:start w:val="1"/>
      <w:numFmt w:val="bullet"/>
      <w:lvlText w:val="○"/>
      <w:lvlJc w:val="left"/>
      <w:pPr>
        <w:ind w:left="3600" w:hanging="360"/>
      </w:pPr>
    </w:lvl>
    <w:lvl w:ilvl="5" w:tplc="4FB43588" w:tentative="1">
      <w:start w:val="1"/>
      <w:numFmt w:val="bullet"/>
      <w:lvlText w:val="■"/>
      <w:lvlJc w:val="left"/>
      <w:pPr>
        <w:ind w:left="4320" w:hanging="360"/>
      </w:pPr>
    </w:lvl>
    <w:lvl w:ilvl="6" w:tplc="103C1776" w:tentative="1">
      <w:start w:val="1"/>
      <w:numFmt w:val="bullet"/>
      <w:lvlText w:val="●"/>
      <w:lvlJc w:val="left"/>
      <w:pPr>
        <w:ind w:left="5040" w:hanging="360"/>
      </w:pPr>
    </w:lvl>
    <w:lvl w:ilvl="7" w:tplc="7B48E010" w:tentative="1">
      <w:start w:val="1"/>
      <w:numFmt w:val="bullet"/>
      <w:lvlText w:val="●"/>
      <w:lvlJc w:val="left"/>
      <w:pPr>
        <w:ind w:left="5760" w:hanging="360"/>
      </w:pPr>
    </w:lvl>
    <w:lvl w:ilvl="8" w:tplc="793A029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234527"/>
    <w:multiLevelType w:val="hybridMultilevel"/>
    <w:tmpl w:val="47F286C6"/>
    <w:lvl w:ilvl="0" w:tplc="CAEA192A">
      <w:start w:val="1"/>
      <w:numFmt w:val="bullet"/>
      <w:lvlText w:val="•"/>
      <w:lvlJc w:val="left"/>
      <w:pPr>
        <w:ind w:left="540" w:hanging="270"/>
      </w:pPr>
    </w:lvl>
    <w:lvl w:ilvl="1" w:tplc="AAB8CA8A">
      <w:numFmt w:val="decimal"/>
      <w:lvlText w:val=""/>
      <w:lvlJc w:val="left"/>
    </w:lvl>
    <w:lvl w:ilvl="2" w:tplc="9210DA16">
      <w:numFmt w:val="decimal"/>
      <w:lvlText w:val=""/>
      <w:lvlJc w:val="left"/>
    </w:lvl>
    <w:lvl w:ilvl="3" w:tplc="21B0E58E">
      <w:numFmt w:val="decimal"/>
      <w:lvlText w:val=""/>
      <w:lvlJc w:val="left"/>
    </w:lvl>
    <w:lvl w:ilvl="4" w:tplc="34864CAA">
      <w:numFmt w:val="decimal"/>
      <w:lvlText w:val=""/>
      <w:lvlJc w:val="left"/>
    </w:lvl>
    <w:lvl w:ilvl="5" w:tplc="AECE9430">
      <w:numFmt w:val="decimal"/>
      <w:lvlText w:val=""/>
      <w:lvlJc w:val="left"/>
    </w:lvl>
    <w:lvl w:ilvl="6" w:tplc="93D24242">
      <w:numFmt w:val="decimal"/>
      <w:lvlText w:val=""/>
      <w:lvlJc w:val="left"/>
    </w:lvl>
    <w:lvl w:ilvl="7" w:tplc="5896DCCC">
      <w:numFmt w:val="decimal"/>
      <w:lvlText w:val=""/>
      <w:lvlJc w:val="left"/>
    </w:lvl>
    <w:lvl w:ilvl="8" w:tplc="3F1A55D2">
      <w:numFmt w:val="decimal"/>
      <w:lvlText w:val=""/>
      <w:lvlJc w:val="left"/>
    </w:lvl>
  </w:abstractNum>
  <w:abstractNum w:abstractNumId="3" w15:restartNumberingAfterBreak="0">
    <w:nsid w:val="69F06B7A"/>
    <w:multiLevelType w:val="hybridMultilevel"/>
    <w:tmpl w:val="054A3012"/>
    <w:lvl w:ilvl="0" w:tplc="83247D2C" w:tentative="1">
      <w:start w:val="1"/>
      <w:numFmt w:val="decimal"/>
      <w:lvlText w:val="%1."/>
      <w:lvlJc w:val="left"/>
      <w:pPr>
        <w:ind w:left="540" w:hanging="320"/>
      </w:pPr>
    </w:lvl>
    <w:lvl w:ilvl="1" w:tplc="952658E6">
      <w:numFmt w:val="decimal"/>
      <w:lvlText w:val=""/>
      <w:lvlJc w:val="left"/>
    </w:lvl>
    <w:lvl w:ilvl="2" w:tplc="0BAAF9CE">
      <w:numFmt w:val="decimal"/>
      <w:lvlText w:val=""/>
      <w:lvlJc w:val="left"/>
    </w:lvl>
    <w:lvl w:ilvl="3" w:tplc="1852762A">
      <w:numFmt w:val="decimal"/>
      <w:lvlText w:val=""/>
      <w:lvlJc w:val="left"/>
    </w:lvl>
    <w:lvl w:ilvl="4" w:tplc="A80C82D2">
      <w:numFmt w:val="decimal"/>
      <w:lvlText w:val=""/>
      <w:lvlJc w:val="left"/>
    </w:lvl>
    <w:lvl w:ilvl="5" w:tplc="517A29F2">
      <w:numFmt w:val="decimal"/>
      <w:lvlText w:val=""/>
      <w:lvlJc w:val="left"/>
    </w:lvl>
    <w:lvl w:ilvl="6" w:tplc="961E9192">
      <w:numFmt w:val="decimal"/>
      <w:lvlText w:val=""/>
      <w:lvlJc w:val="left"/>
    </w:lvl>
    <w:lvl w:ilvl="7" w:tplc="F730726A">
      <w:numFmt w:val="decimal"/>
      <w:lvlText w:val=""/>
      <w:lvlJc w:val="left"/>
    </w:lvl>
    <w:lvl w:ilvl="8" w:tplc="ABD82F08">
      <w:numFmt w:val="decimal"/>
      <w:lvlText w:val=""/>
      <w:lvlJc w:val="left"/>
    </w:lvl>
  </w:abstractNum>
  <w:abstractNum w:abstractNumId="4" w15:restartNumberingAfterBreak="0">
    <w:nsid w:val="6B741CA2"/>
    <w:multiLevelType w:val="hybridMultilevel"/>
    <w:tmpl w:val="BC601E66"/>
    <w:lvl w:ilvl="0" w:tplc="74F6869A" w:tentative="1">
      <w:start w:val="1"/>
      <w:numFmt w:val="bullet"/>
      <w:lvlText w:val="●"/>
      <w:lvlJc w:val="left"/>
      <w:pPr>
        <w:ind w:left="720" w:hanging="360"/>
      </w:pPr>
    </w:lvl>
    <w:lvl w:ilvl="1" w:tplc="4FD293C6" w:tentative="1">
      <w:start w:val="1"/>
      <w:numFmt w:val="bullet"/>
      <w:lvlText w:val="○"/>
      <w:lvlJc w:val="left"/>
      <w:pPr>
        <w:ind w:left="1440" w:hanging="360"/>
      </w:pPr>
    </w:lvl>
    <w:lvl w:ilvl="2" w:tplc="7C96006E" w:tentative="1">
      <w:start w:val="1"/>
      <w:numFmt w:val="bullet"/>
      <w:lvlText w:val="■"/>
      <w:lvlJc w:val="left"/>
      <w:pPr>
        <w:ind w:left="2160" w:hanging="360"/>
      </w:pPr>
    </w:lvl>
    <w:lvl w:ilvl="3" w:tplc="EB1C44DE" w:tentative="1">
      <w:start w:val="1"/>
      <w:numFmt w:val="bullet"/>
      <w:lvlText w:val="●"/>
      <w:lvlJc w:val="left"/>
      <w:pPr>
        <w:ind w:left="2880" w:hanging="360"/>
      </w:pPr>
    </w:lvl>
    <w:lvl w:ilvl="4" w:tplc="6DA264DE" w:tentative="1">
      <w:start w:val="1"/>
      <w:numFmt w:val="bullet"/>
      <w:lvlText w:val="○"/>
      <w:lvlJc w:val="left"/>
      <w:pPr>
        <w:ind w:left="3600" w:hanging="360"/>
      </w:pPr>
    </w:lvl>
    <w:lvl w:ilvl="5" w:tplc="3294C498" w:tentative="1">
      <w:start w:val="1"/>
      <w:numFmt w:val="bullet"/>
      <w:lvlText w:val="■"/>
      <w:lvlJc w:val="left"/>
      <w:pPr>
        <w:ind w:left="4320" w:hanging="360"/>
      </w:pPr>
    </w:lvl>
    <w:lvl w:ilvl="6" w:tplc="99EC786E" w:tentative="1">
      <w:start w:val="1"/>
      <w:numFmt w:val="bullet"/>
      <w:lvlText w:val="●"/>
      <w:lvlJc w:val="left"/>
      <w:pPr>
        <w:ind w:left="5040" w:hanging="360"/>
      </w:pPr>
    </w:lvl>
    <w:lvl w:ilvl="7" w:tplc="948E7162" w:tentative="1">
      <w:start w:val="1"/>
      <w:numFmt w:val="bullet"/>
      <w:lvlText w:val="●"/>
      <w:lvlJc w:val="left"/>
      <w:pPr>
        <w:ind w:left="5760" w:hanging="360"/>
      </w:pPr>
    </w:lvl>
    <w:lvl w:ilvl="8" w:tplc="5FFCBC2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27344515">
    <w:abstractNumId w:val="4"/>
    <w:lvlOverride w:ilvl="0">
      <w:startOverride w:val="1"/>
    </w:lvlOverride>
  </w:num>
  <w:num w:numId="2" w16cid:durableId="1458182953">
    <w:abstractNumId w:val="2"/>
    <w:lvlOverride w:ilvl="0">
      <w:startOverride w:val="1"/>
    </w:lvlOverride>
  </w:num>
  <w:num w:numId="3" w16cid:durableId="960111804">
    <w:abstractNumId w:val="1"/>
    <w:lvlOverride w:ilvl="0">
      <w:startOverride w:val="1"/>
    </w:lvlOverride>
  </w:num>
  <w:num w:numId="4" w16cid:durableId="966930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16"/>
    <w:rsid w:val="000C6033"/>
    <w:rsid w:val="001A6616"/>
    <w:rsid w:val="002E4483"/>
    <w:rsid w:val="004C74C3"/>
    <w:rsid w:val="009D31AC"/>
    <w:rsid w:val="00A942B0"/>
    <w:rsid w:val="00B77788"/>
    <w:rsid w:val="00D7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8A81A"/>
  <w15:docId w15:val="{47EA1FDF-BF07-4A6C-87A0-3685D17A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00"/>
      <w:outlineLvl w:val="0"/>
    </w:pPr>
    <w:rPr>
      <w:rFonts w:ascii="Cambria" w:eastAsia="Cambria" w:hAnsi="Cambria" w:cs="Cambria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rFonts w:ascii="Cambria" w:eastAsia="Cambria" w:hAnsi="Cambria" w:cs="Cambria"/>
      <w:b/>
      <w:bCs/>
      <w:color w:val="1C1F2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7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78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942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2B0"/>
  </w:style>
  <w:style w:type="paragraph" w:styleId="Footer">
    <w:name w:val="footer"/>
    <w:basedOn w:val="Normal"/>
    <w:link w:val="FooterChar"/>
    <w:uiPriority w:val="99"/>
    <w:semiHidden/>
    <w:unhideWhenUsed/>
    <w:rsid w:val="00A942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4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4897</Words>
  <Characters>26450</Characters>
  <Application>Microsoft Office Word</Application>
  <DocSecurity>0</DocSecurity>
  <Lines>1555</Lines>
  <Paragraphs>1424</Paragraphs>
  <ScaleCrop>false</ScaleCrop>
  <Company/>
  <LinksUpToDate>false</LinksUpToDate>
  <CharactersWithSpaces>29923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Laundry: Requirements Specification</dc:title>
  <dc:creator>Asemahle Sokaba &amp; Avuziwe Mcata</dc:creator>
  <cp:lastModifiedBy>Nikita Ntengo</cp:lastModifiedBy>
  <cp:revision>3</cp:revision>
  <cp:lastPrinted>2026-10-04T21:07:00Z</cp:lastPrinted>
  <dcterms:created xsi:type="dcterms:W3CDTF">2026-10-04T21:04:00Z</dcterms:created>
  <dcterms:modified xsi:type="dcterms:W3CDTF">2026-10-04T21:07:00Z</dcterms:modified>
</cp:coreProperties>
</file>